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0A62" w:rsidRDefault="00D00A62" w:rsidP="00D00A62">
      <w:pPr>
        <w:pStyle w:val="NormalWeb"/>
      </w:pPr>
      <w:r>
        <w:t xml:space="preserve">UML ile Sistem Analizi Serisi: </w:t>
      </w:r>
    </w:p>
    <w:p w:rsidR="00D00A62" w:rsidRDefault="00CF67F2" w:rsidP="00D00A62">
      <w:pPr>
        <w:pStyle w:val="NormalWeb"/>
      </w:pPr>
      <w:hyperlink r:id="rId5" w:history="1">
        <w:r w:rsidR="00D00A62">
          <w:rPr>
            <w:rStyle w:val="Kpr"/>
          </w:rPr>
          <w:t xml:space="preserve">UML ile Sistem Analizi 1 – </w:t>
        </w:r>
        <w:proofErr w:type="spellStart"/>
        <w:r w:rsidR="00D00A62">
          <w:rPr>
            <w:rStyle w:val="Kpr"/>
          </w:rPr>
          <w:t>Giris</w:t>
        </w:r>
        <w:proofErr w:type="spellEnd"/>
        <w:r w:rsidR="00D00A62">
          <w:rPr>
            <w:rStyle w:val="Kpr"/>
          </w:rPr>
          <w:t xml:space="preserve"> </w:t>
        </w:r>
      </w:hyperlink>
      <w:r w:rsidR="00D00A62">
        <w:br/>
      </w:r>
      <w:hyperlink r:id="rId6" w:history="1">
        <w:r w:rsidR="00D00A62">
          <w:rPr>
            <w:rStyle w:val="Kpr"/>
          </w:rPr>
          <w:t xml:space="preserve">UML ile Sistem Analizi 2 – Gereksinimler </w:t>
        </w:r>
      </w:hyperlink>
      <w:r w:rsidR="00D00A62">
        <w:br/>
      </w:r>
      <w:hyperlink r:id="rId7" w:history="1">
        <w:r w:rsidR="00D00A62">
          <w:rPr>
            <w:rStyle w:val="Kpr"/>
          </w:rPr>
          <w:t xml:space="preserve">UML ile Sistem Analizi 3 – </w:t>
        </w:r>
        <w:proofErr w:type="spellStart"/>
        <w:r w:rsidR="00D00A62">
          <w:rPr>
            <w:rStyle w:val="Kpr"/>
          </w:rPr>
          <w:t>Use</w:t>
        </w:r>
        <w:proofErr w:type="spellEnd"/>
        <w:r w:rsidR="00D00A62">
          <w:rPr>
            <w:rStyle w:val="Kpr"/>
          </w:rPr>
          <w:t xml:space="preserve"> </w:t>
        </w:r>
        <w:proofErr w:type="spellStart"/>
        <w:r w:rsidR="00D00A62">
          <w:rPr>
            <w:rStyle w:val="Kpr"/>
          </w:rPr>
          <w:t>Case</w:t>
        </w:r>
        <w:proofErr w:type="spellEnd"/>
        <w:r w:rsidR="00D00A62">
          <w:rPr>
            <w:rStyle w:val="Kpr"/>
          </w:rPr>
          <w:t xml:space="preserve"> Modelleme</w:t>
        </w:r>
      </w:hyperlink>
      <w:r w:rsidR="00D00A62">
        <w:br/>
      </w:r>
      <w:hyperlink r:id="rId8" w:history="1">
        <w:r w:rsidR="00D00A62">
          <w:rPr>
            <w:rStyle w:val="Kpr"/>
          </w:rPr>
          <w:t>UML ile Sistem Analizi 4 – Ekran Prototipleri (</w:t>
        </w:r>
        <w:proofErr w:type="spellStart"/>
        <w:r w:rsidR="00D00A62">
          <w:rPr>
            <w:rStyle w:val="Kpr"/>
          </w:rPr>
          <w:t>Mockup</w:t>
        </w:r>
        <w:proofErr w:type="spellEnd"/>
        <w:r w:rsidR="00D00A62">
          <w:rPr>
            <w:rStyle w:val="Kpr"/>
          </w:rPr>
          <w:t xml:space="preserve">) </w:t>
        </w:r>
      </w:hyperlink>
      <w:r w:rsidR="00D00A62">
        <w:br/>
      </w:r>
      <w:hyperlink r:id="rId9" w:history="1">
        <w:r w:rsidR="00D00A62">
          <w:rPr>
            <w:rStyle w:val="Kpr"/>
          </w:rPr>
          <w:t>UML ile Sistem Analizi 5 – Domain Modelleme</w:t>
        </w:r>
      </w:hyperlink>
      <w:r w:rsidR="00D00A62">
        <w:br/>
      </w:r>
      <w:hyperlink r:id="rId10" w:history="1">
        <w:r w:rsidR="00D00A62">
          <w:rPr>
            <w:rStyle w:val="Kpr"/>
          </w:rPr>
          <w:t xml:space="preserve">UML ile Sistem Analizi 6 – </w:t>
        </w:r>
        <w:proofErr w:type="spellStart"/>
        <w:r w:rsidR="00D00A62">
          <w:rPr>
            <w:rStyle w:val="Kpr"/>
          </w:rPr>
          <w:t>Sequence</w:t>
        </w:r>
        <w:proofErr w:type="spellEnd"/>
        <w:r w:rsidR="00D00A62">
          <w:rPr>
            <w:rStyle w:val="Kpr"/>
          </w:rPr>
          <w:t xml:space="preserve"> Diyagramlar</w:t>
        </w:r>
      </w:hyperlink>
      <w:hyperlink r:id="rId11" w:history="1">
        <w:r w:rsidR="00D00A62">
          <w:rPr>
            <w:color w:val="0000FF"/>
            <w:u w:val="single"/>
          </w:rPr>
          <w:br/>
        </w:r>
        <w:r w:rsidR="00D00A62">
          <w:rPr>
            <w:rStyle w:val="Kpr"/>
          </w:rPr>
          <w:t>UML ile Sistem Analizi 7 – Sonuç</w:t>
        </w:r>
      </w:hyperlink>
    </w:p>
    <w:p w:rsidR="00D00A62" w:rsidRDefault="00D00A62" w:rsidP="00D00A62">
      <w:pPr>
        <w:pStyle w:val="NormalWeb"/>
      </w:pPr>
      <w:r>
        <w:t>Bir bakıyorsunuz ki en son yazdığınız yazıdan uzunca bir süre geçmiş! Vakit öyle hızlı ilerliyor ki bazen, yaptığınız şeylerle odaklanmış hayatınızı devam ettirirken elinizin altından geçen “asıl yapılması” gerekenleri unutuveriyorsunuz.</w:t>
      </w:r>
    </w:p>
    <w:p w:rsidR="00D00A62" w:rsidRDefault="00D00A62" w:rsidP="00D00A62">
      <w:pPr>
        <w:pStyle w:val="NormalWeb"/>
      </w:pPr>
      <w:r>
        <w:t>İşte tam bu anda “Asıl yapılması” gerekenleri konu edinen bir uygulama geliştirsek ve bunu da yazıya döksek nasıl olur diye düşündüm. Bu yazı dizisinde uygulama geliştirmek yerine sadece yazılım-sistem analizi ile ilgili detaylı bilgiler bulunacak. Belki, geliştirme süreci ayrı bir yazı dizisi olarak ileride açıklanabilir.</w:t>
      </w:r>
    </w:p>
    <w:p w:rsidR="00D00A62" w:rsidRDefault="00D00A62" w:rsidP="00D00A62">
      <w:pPr>
        <w:pStyle w:val="NormalWeb"/>
      </w:pPr>
      <w:r>
        <w:t xml:space="preserve">Uygulama oldukça basit olacak. Kişinin yapılacaklar listesini tutan bir görev listesi uygulaması… </w:t>
      </w:r>
    </w:p>
    <w:p w:rsidR="00D00A62" w:rsidRDefault="00D00A62" w:rsidP="00D00A62">
      <w:pPr>
        <w:pStyle w:val="NormalWeb"/>
      </w:pPr>
      <w:r>
        <w:t>İlk olarak, uygulama gereksinimleri (</w:t>
      </w:r>
      <w:proofErr w:type="spellStart"/>
      <w:r>
        <w:t>requirements</w:t>
      </w:r>
      <w:proofErr w:type="spellEnd"/>
      <w:r>
        <w:t xml:space="preserve">) belirlenecek. Bu gereksinimleri belirlerken </w:t>
      </w:r>
      <w:proofErr w:type="spellStart"/>
      <w:r>
        <w:t>use</w:t>
      </w:r>
      <w:proofErr w:type="spellEnd"/>
      <w:r>
        <w:t xml:space="preserve"> </w:t>
      </w:r>
      <w:proofErr w:type="spellStart"/>
      <w:r>
        <w:t>case’ler</w:t>
      </w:r>
      <w:proofErr w:type="spellEnd"/>
      <w:r>
        <w:t xml:space="preserve"> oluşturulup bu </w:t>
      </w:r>
      <w:proofErr w:type="spellStart"/>
      <w:r>
        <w:t>case’lerin</w:t>
      </w:r>
      <w:proofErr w:type="spellEnd"/>
      <w:r>
        <w:t xml:space="preserve"> gereksinimlerle olan ilişkilerini kuracağız. Ekran </w:t>
      </w:r>
      <w:proofErr w:type="gramStart"/>
      <w:r>
        <w:t>prototipleri</w:t>
      </w:r>
      <w:proofErr w:type="gramEnd"/>
      <w:r>
        <w:t xml:space="preserve"> tasarlayacağız ve görsel olarak istenen özellikleri daha net ifade edebileceğiz. Ardından sistemin domain modelleri belirlenecek. Son olarak </w:t>
      </w:r>
      <w:proofErr w:type="spellStart"/>
      <w:r>
        <w:t>Sequence</w:t>
      </w:r>
      <w:proofErr w:type="spellEnd"/>
      <w:r>
        <w:t xml:space="preserve"> çizimlerini de oluşturarak bu sınıflar arasındaki ilişkileri dinamik bir şekilde inceleyeceğiz.</w:t>
      </w:r>
    </w:p>
    <w:p w:rsidR="00D00A62" w:rsidRDefault="00D00A62" w:rsidP="00D00A62">
      <w:pPr>
        <w:pStyle w:val="NormalWeb"/>
      </w:pPr>
      <w:r>
        <w:t xml:space="preserve">Profesyonel bir uygulama geliştirirken muhtemelen çok daha ayrıntılı süreçler, teknikler gerekir. Birçok kişinin aynı işte çalışması gerekir. Bazı işlerin ise paralel yürütülmesi gerekir. İş analistlerinden saha uzmanlarına (domain </w:t>
      </w:r>
      <w:proofErr w:type="spellStart"/>
      <w:r>
        <w:t>experts</w:t>
      </w:r>
      <w:proofErr w:type="spellEnd"/>
      <w:r>
        <w:t>), proje yöneticilerinden yazılım mühendisleri ve bilgisayar mühendislerine, testçilerden programcılara kadar uzanan bir yelpazede teknik ekip gerekebilir. Aynı şekilde proje sahipleri, diğer yöneticiler kısacası doğrudan ya da dolaylı yoldan sistemden etkilenecek olan kişiler ve organizasyonlar (paydaşlar-</w:t>
      </w:r>
      <w:proofErr w:type="spellStart"/>
      <w:r>
        <w:t>stakeholder</w:t>
      </w:r>
      <w:proofErr w:type="spellEnd"/>
      <w:r>
        <w:t xml:space="preserve">) sistemin geliştirilme sürecine bir şekilde katkıda bulunurlar. </w:t>
      </w:r>
    </w:p>
    <w:p w:rsidR="00D00A62" w:rsidRDefault="00D00A62" w:rsidP="00D00A62">
      <w:pPr>
        <w:pStyle w:val="NormalWeb"/>
      </w:pPr>
      <w:r>
        <w:t>Bu uygulama ise sadece bir kişi tarafından geliştirilecek. Proje sahibi de, projeyi analiz edip geliştirecek kişi de ben olduğum için, takdir edersiniz ki çok fazla profesyonellik beklememek lazım!</w:t>
      </w:r>
    </w:p>
    <w:p w:rsidR="00D00A62" w:rsidRDefault="00D00A62" w:rsidP="00D00A62">
      <w:pPr>
        <w:pStyle w:val="NormalWeb"/>
      </w:pPr>
      <w:r>
        <w:t>Ayrıca, tüm bu süreçlerde kullanılacak tekniklerin tam olarak bir standardı olmadığı için, projeden projeye, hatta kişiden kişiye bile değişiklik gösterebilir. O yüzden burada kullanılan teknikler herkese göre doğru olamayacağı gibi tam olarak yanlış da kabul edilmemelidir.</w:t>
      </w:r>
    </w:p>
    <w:p w:rsidR="00D00A62" w:rsidRDefault="00D00A62" w:rsidP="00D00A62">
      <w:pPr>
        <w:pStyle w:val="NormalWeb"/>
      </w:pPr>
      <w:r>
        <w:t>Samimi olması açısından uygulamamıza bir de isim verelim. Yapılacak listesi uygulaması dediğimize göre yaratıcılığımızın da sınırlarını zorlayarak “</w:t>
      </w:r>
      <w:proofErr w:type="spellStart"/>
      <w:r>
        <w:t>YapLIST</w:t>
      </w:r>
      <w:proofErr w:type="spellEnd"/>
      <w:r>
        <w:t xml:space="preserve">” olsun diyelim </w:t>
      </w:r>
      <w:r>
        <w:rPr>
          <w:noProof/>
        </w:rPr>
        <w:drawing>
          <wp:inline distT="0" distB="0" distL="0" distR="0">
            <wp:extent cx="143510" cy="143510"/>
            <wp:effectExtent l="19050" t="0" r="889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2" cstate="print"/>
                    <a:srcRect/>
                    <a:stretch>
                      <a:fillRect/>
                    </a:stretch>
                  </pic:blipFill>
                  <pic:spPr bwMode="auto">
                    <a:xfrm>
                      <a:off x="0" y="0"/>
                      <a:ext cx="143510" cy="143510"/>
                    </a:xfrm>
                    <a:prstGeom prst="rect">
                      <a:avLst/>
                    </a:prstGeom>
                    <a:noFill/>
                    <a:ln w="9525">
                      <a:noFill/>
                      <a:miter lim="800000"/>
                      <a:headEnd/>
                      <a:tailEnd/>
                    </a:ln>
                  </pic:spPr>
                </pic:pic>
              </a:graphicData>
            </a:graphic>
          </wp:inline>
        </w:drawing>
      </w:r>
    </w:p>
    <w:p w:rsidR="00D00A62" w:rsidRDefault="00D00A62" w:rsidP="00D00A62">
      <w:pPr>
        <w:pStyle w:val="NormalWeb"/>
      </w:pPr>
      <w:r>
        <w:t>Sonraki yazıda, “</w:t>
      </w:r>
      <w:proofErr w:type="spellStart"/>
      <w:r>
        <w:t>YapLIST</w:t>
      </w:r>
      <w:proofErr w:type="spellEnd"/>
      <w:r>
        <w:t>” uygulamamızın kapsamı ve neleri gerçekleştirmesi gerektiği, yani gereksinimleri belirleyeceğiz. Ayrıca bir proje planı da oluşturup, yukarıdaki aşamaları da kendi içinde alt aşamalara böleceğiz.</w:t>
      </w:r>
    </w:p>
    <w:p w:rsidR="00D00A62" w:rsidRDefault="00D00A62" w:rsidP="00D00A62">
      <w:pPr>
        <w:pStyle w:val="NormalWeb"/>
      </w:pPr>
      <w:r>
        <w:lastRenderedPageBreak/>
        <w:t>Bu süreçte, istediğiniz gibi yorumda bulunabilir, katkı yapabilirsiniz.</w:t>
      </w:r>
    </w:p>
    <w:p w:rsidR="00D00A62" w:rsidRDefault="00D00A62" w:rsidP="00D00A62">
      <w:pPr>
        <w:pStyle w:val="NormalWeb"/>
      </w:pPr>
      <w:r>
        <w:rPr>
          <w:rStyle w:val="Gl"/>
        </w:rPr>
        <w:t>Not:</w:t>
      </w:r>
      <w:r>
        <w:t xml:space="preserve"> Yazılarda, çeşitli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diyagramları kullanılmaktadır. Yazılarda kullanılan UML ile ilgili kısa bir açıklama verilmesine rağmen, bazı diyagramları yorumlarken daha detaylı bir UML bilgisine ihtiyaç duyulabilir.</w:t>
      </w:r>
    </w:p>
    <w:p w:rsidR="00D00A62" w:rsidRDefault="00D00A62" w:rsidP="00D00A62">
      <w:pPr>
        <w:pStyle w:val="NormalWeb"/>
      </w:pPr>
      <w:r>
        <w:t>Son olarak UML ile ilgili birkaç kaynak verelim (Linkler yeni sayfada açılır):</w:t>
      </w:r>
    </w:p>
    <w:p w:rsidR="00D00A62" w:rsidRDefault="00D00A62">
      <w:r>
        <w:br w:type="page"/>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lastRenderedPageBreak/>
        <w:t>Önceki bölümde, geliştirilecek uygulama ile ilgili ufak bir giriş yapılmıştı. Bu bölümde ise uygulamamızın neleri gerçekleştireceğini, hangi özellikleri olacağını belirleyeceğiz. Kısacası uygulamamızın gereksinimlerini netleştireceğiz.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Gereksinimler belirlenirken, müşteriler ve ilgili sahada uzman kişilerle beraber çalışılması gerekebilir. Bu kişilerle beraber, sistemin hangi özelliklere sahip olması gerektiği belirlenmelidir. Birlikte çalışan insanlar farklı özelliklere ve bakış açılarına sahip oldukları için, herkesin ortak anlayabileceği bir tarzda iletişim kurmak önemlidir. Sade, basit diyagramlar (iş akış diyagramları,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diyagramları) kullanmak bir seçenek olabilir. Yine benzer şekilde, sistemin ekran görüntülerinin basit bir şekilde (</w:t>
      </w:r>
      <w:proofErr w:type="spellStart"/>
      <w:r w:rsidRPr="00D00A62">
        <w:rPr>
          <w:rFonts w:ascii="Times New Roman" w:eastAsia="Times New Roman" w:hAnsi="Times New Roman" w:cs="Times New Roman"/>
          <w:sz w:val="24"/>
          <w:szCs w:val="24"/>
          <w:lang w:eastAsia="tr-TR"/>
        </w:rPr>
        <w:t>mockup</w:t>
      </w:r>
      <w:proofErr w:type="spellEnd"/>
      <w:r w:rsidRPr="00D00A62">
        <w:rPr>
          <w:rFonts w:ascii="Times New Roman" w:eastAsia="Times New Roman" w:hAnsi="Times New Roman" w:cs="Times New Roman"/>
          <w:sz w:val="24"/>
          <w:szCs w:val="24"/>
          <w:lang w:eastAsia="tr-TR"/>
        </w:rPr>
        <w:t xml:space="preserve"> – </w:t>
      </w:r>
      <w:proofErr w:type="spellStart"/>
      <w:r w:rsidRPr="00D00A62">
        <w:rPr>
          <w:rFonts w:ascii="Times New Roman" w:eastAsia="Times New Roman" w:hAnsi="Times New Roman" w:cs="Times New Roman"/>
          <w:sz w:val="24"/>
          <w:szCs w:val="24"/>
          <w:lang w:eastAsia="tr-TR"/>
        </w:rPr>
        <w:t>wireframing</w:t>
      </w:r>
      <w:proofErr w:type="spellEnd"/>
      <w:r w:rsidRPr="00D00A62">
        <w:rPr>
          <w:rFonts w:ascii="Times New Roman" w:eastAsia="Times New Roman" w:hAnsi="Times New Roman" w:cs="Times New Roman"/>
          <w:sz w:val="24"/>
          <w:szCs w:val="24"/>
          <w:lang w:eastAsia="tr-TR"/>
        </w:rPr>
        <w:t>) tasarlanması da müşterinin, uygulamanın neye benzeyeceğini ile ilgili fikir sahibi olması bakımından oldukça işe yarayabilir.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Gereksinimler belirlendikçe, günlük kullanılan dil ile liste şekilde yazmak gerekiyor.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Projemizin çıkış noktası ise bu gereksinim listesidir. Aşağıda projemizin hangi gereksinimleri karşılaması gerektiği listelenmiştir.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REQ01 Kayıtlı Olmayan Kişi Sisteme Kayıt Olabilmelidir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REQ02 Kullanıcı Sisteme Giriş Yapabilmelidir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REQ03 Kullanıcı Çıkış Yapabilmelidir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REQ04 Kullanıcı Yapılacak Ekleyebilmelidir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REQ05 Kullanıcı Yapılacak Değiştirebilmelidir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REQ06 Kullanıcı Yapılacak Silebilmelidir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REQ07 Kullanıcı Yapılacakları Listeleyebilmelidir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REQ08 Kullanıcı Yapılacakları Arayabilmelidir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REQ09 Kullanıcı Yapılacak Listesini Sıralayabilmelidir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REQ10 Kullanıcı Kategorileri Yönetebilmelidir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REQ11 Kullanıcı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Kategoriler Ekleyebilmelidir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REQ12 Kullanıcı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Tarih Ekleyebilmelidir</w:t>
      </w:r>
    </w:p>
    <w:p w:rsidR="00D00A62" w:rsidRPr="00D00A62" w:rsidRDefault="00D00A62" w:rsidP="00D00A62">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REQ13 Kullanıcı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Öncelik Tanımlayabilmelidir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Her bir gereksinimi belirlemek için basit bir isimlendirme yaptık. Tüm gereksinimler REQ (</w:t>
      </w:r>
      <w:proofErr w:type="spellStart"/>
      <w:r w:rsidRPr="00D00A62">
        <w:rPr>
          <w:rFonts w:ascii="Times New Roman" w:eastAsia="Times New Roman" w:hAnsi="Times New Roman" w:cs="Times New Roman"/>
          <w:sz w:val="24"/>
          <w:szCs w:val="24"/>
          <w:lang w:eastAsia="tr-TR"/>
        </w:rPr>
        <w:t>requirement</w:t>
      </w:r>
      <w:proofErr w:type="spellEnd"/>
      <w:r w:rsidRPr="00D00A62">
        <w:rPr>
          <w:rFonts w:ascii="Times New Roman" w:eastAsia="Times New Roman" w:hAnsi="Times New Roman" w:cs="Times New Roman"/>
          <w:sz w:val="24"/>
          <w:szCs w:val="24"/>
          <w:lang w:eastAsia="tr-TR"/>
        </w:rPr>
        <w:t xml:space="preserve"> = gereksinim) ile başlamaktadır. Daha sonra numara verilmiştir. Dikkat edersiniz her bir gereksinimde “</w:t>
      </w:r>
      <w:proofErr w:type="spellStart"/>
      <w:r w:rsidRPr="00D00A62">
        <w:rPr>
          <w:rFonts w:ascii="Times New Roman" w:eastAsia="Times New Roman" w:hAnsi="Times New Roman" w:cs="Times New Roman"/>
          <w:sz w:val="24"/>
          <w:szCs w:val="24"/>
          <w:lang w:eastAsia="tr-TR"/>
        </w:rPr>
        <w:t>meli</w:t>
      </w:r>
      <w:proofErr w:type="spellEnd"/>
      <w:r w:rsidRPr="00D00A62">
        <w:rPr>
          <w:rFonts w:ascii="Times New Roman" w:eastAsia="Times New Roman" w:hAnsi="Times New Roman" w:cs="Times New Roman"/>
          <w:sz w:val="24"/>
          <w:szCs w:val="24"/>
          <w:lang w:eastAsia="tr-TR"/>
        </w:rPr>
        <w:t xml:space="preserve">, malı” ekleri vardır. Sistemimiz bu özelliklere sahip olmalıdır ya da başka bir şekilde açıklayacak olursak; “bu işlemler gereklidir ve geliştireceğimiz uygulama bu işlemleri gerçekleştirebilmelidir” şeklinde yorumlayabiliriz. Bir başka ifade de “bunlar sistem tarafından karşılanmalıdır” olabilir. İngilizcede de </w:t>
      </w:r>
      <w:proofErr w:type="spellStart"/>
      <w:r w:rsidRPr="00D00A62">
        <w:rPr>
          <w:rFonts w:ascii="Times New Roman" w:eastAsia="Times New Roman" w:hAnsi="Times New Roman" w:cs="Times New Roman"/>
          <w:sz w:val="24"/>
          <w:szCs w:val="24"/>
          <w:lang w:eastAsia="tr-TR"/>
        </w:rPr>
        <w:t>gerekesinim</w:t>
      </w:r>
      <w:proofErr w:type="spellEnd"/>
      <w:r w:rsidRPr="00D00A62">
        <w:rPr>
          <w:rFonts w:ascii="Times New Roman" w:eastAsia="Times New Roman" w:hAnsi="Times New Roman" w:cs="Times New Roman"/>
          <w:sz w:val="24"/>
          <w:szCs w:val="24"/>
          <w:lang w:eastAsia="tr-TR"/>
        </w:rPr>
        <w:t xml:space="preserve"> raporlarında “</w:t>
      </w:r>
      <w:proofErr w:type="spellStart"/>
      <w:r w:rsidRPr="00D00A62">
        <w:rPr>
          <w:rFonts w:ascii="Times New Roman" w:eastAsia="Times New Roman" w:hAnsi="Times New Roman" w:cs="Times New Roman"/>
          <w:sz w:val="24"/>
          <w:szCs w:val="24"/>
          <w:lang w:eastAsia="tr-TR"/>
        </w:rPr>
        <w:t>meli</w:t>
      </w:r>
      <w:proofErr w:type="spellEnd"/>
      <w:r w:rsidRPr="00D00A62">
        <w:rPr>
          <w:rFonts w:ascii="Times New Roman" w:eastAsia="Times New Roman" w:hAnsi="Times New Roman" w:cs="Times New Roman"/>
          <w:sz w:val="24"/>
          <w:szCs w:val="24"/>
          <w:lang w:eastAsia="tr-TR"/>
        </w:rPr>
        <w:t>, malı” anlamında genellikle “</w:t>
      </w:r>
      <w:proofErr w:type="spellStart"/>
      <w:r w:rsidRPr="00D00A62">
        <w:rPr>
          <w:rFonts w:ascii="Times New Roman" w:eastAsia="Times New Roman" w:hAnsi="Times New Roman" w:cs="Times New Roman"/>
          <w:sz w:val="24"/>
          <w:szCs w:val="24"/>
          <w:lang w:eastAsia="tr-TR"/>
        </w:rPr>
        <w:t>shall</w:t>
      </w:r>
      <w:proofErr w:type="spellEnd"/>
      <w:r w:rsidRPr="00D00A62">
        <w:rPr>
          <w:rFonts w:ascii="Times New Roman" w:eastAsia="Times New Roman" w:hAnsi="Times New Roman" w:cs="Times New Roman"/>
          <w:sz w:val="24"/>
          <w:szCs w:val="24"/>
          <w:lang w:eastAsia="tr-TR"/>
        </w:rPr>
        <w:t>” kelimesi kullanılmaktadır.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Uzunca tartışmalardan (!) sonra sistemi, bir </w:t>
      </w:r>
      <w:proofErr w:type="spellStart"/>
      <w:r w:rsidRPr="00D00A62">
        <w:rPr>
          <w:rFonts w:ascii="Times New Roman" w:eastAsia="Times New Roman" w:hAnsi="Times New Roman" w:cs="Times New Roman"/>
          <w:sz w:val="24"/>
          <w:szCs w:val="24"/>
          <w:lang w:eastAsia="tr-TR"/>
        </w:rPr>
        <w:t>context</w:t>
      </w:r>
      <w:proofErr w:type="spellEnd"/>
      <w:r w:rsidRPr="00D00A62">
        <w:rPr>
          <w:rFonts w:ascii="Times New Roman" w:eastAsia="Times New Roman" w:hAnsi="Times New Roman" w:cs="Times New Roman"/>
          <w:sz w:val="24"/>
          <w:szCs w:val="24"/>
          <w:lang w:eastAsia="tr-TR"/>
        </w:rPr>
        <w:t xml:space="preserve"> diyagramı ile şu şekilde özetleyebiliriz: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4314825" cy="2533650"/>
            <wp:effectExtent l="19050" t="0" r="9525" b="0"/>
            <wp:docPr id="6" name="Resim 6" descr="http://www.gelistir.org/wp-content/uploads/2011/01/context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elistir.org/wp-content/uploads/2011/01/context2.png">
                      <a:hlinkClick r:id="rId13"/>
                    </pic:cNvPr>
                    <pic:cNvPicPr>
                      <a:picLocks noChangeAspect="1" noChangeArrowheads="1"/>
                    </pic:cNvPicPr>
                  </pic:nvPicPr>
                  <pic:blipFill>
                    <a:blip r:embed="rId14" cstate="print"/>
                    <a:srcRect/>
                    <a:stretch>
                      <a:fillRect/>
                    </a:stretch>
                  </pic:blipFill>
                  <pic:spPr bwMode="auto">
                    <a:xfrm>
                      <a:off x="0" y="0"/>
                      <a:ext cx="4314825" cy="2533650"/>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Görüldüğü gibi sadece tek çeşit bir kullanıcı var uygulamamızı kullanacak. Bu kişi uygulamamız yardımıyla yapılacaklarını (</w:t>
      </w:r>
      <w:proofErr w:type="spellStart"/>
      <w:r w:rsidRPr="00D00A62">
        <w:rPr>
          <w:rFonts w:ascii="Times New Roman" w:eastAsia="Times New Roman" w:hAnsi="Times New Roman" w:cs="Times New Roman"/>
          <w:sz w:val="24"/>
          <w:szCs w:val="24"/>
          <w:lang w:eastAsia="tr-TR"/>
        </w:rPr>
        <w:t>todo</w:t>
      </w:r>
      <w:proofErr w:type="spellEnd"/>
      <w:r w:rsidRPr="00D00A62">
        <w:rPr>
          <w:rFonts w:ascii="Times New Roman" w:eastAsia="Times New Roman" w:hAnsi="Times New Roman" w:cs="Times New Roman"/>
          <w:sz w:val="24"/>
          <w:szCs w:val="24"/>
          <w:lang w:eastAsia="tr-TR"/>
        </w:rPr>
        <w:t>) tanımlayacak, oluşturduğu bu yapılacakları listeleyip, düzenleyebilecek. Kayıtlar bir veritabanında tutulacak.</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Aslında bizim sistemimizin gereksinimleri </w:t>
      </w:r>
      <w:proofErr w:type="spellStart"/>
      <w:r w:rsidRPr="00D00A62">
        <w:rPr>
          <w:rFonts w:ascii="Times New Roman" w:eastAsia="Times New Roman" w:hAnsi="Times New Roman" w:cs="Times New Roman"/>
          <w:sz w:val="24"/>
          <w:szCs w:val="24"/>
          <w:lang w:eastAsia="tr-TR"/>
        </w:rPr>
        <w:t>fonsiyonel</w:t>
      </w:r>
      <w:proofErr w:type="spellEnd"/>
      <w:r w:rsidRPr="00D00A62">
        <w:rPr>
          <w:rFonts w:ascii="Times New Roman" w:eastAsia="Times New Roman" w:hAnsi="Times New Roman" w:cs="Times New Roman"/>
          <w:sz w:val="24"/>
          <w:szCs w:val="24"/>
          <w:lang w:eastAsia="tr-TR"/>
        </w:rPr>
        <w:t xml:space="preserve"> gereksinimler (</w:t>
      </w:r>
      <w:proofErr w:type="spellStart"/>
      <w:r w:rsidRPr="00D00A62">
        <w:rPr>
          <w:rFonts w:ascii="Times New Roman" w:eastAsia="Times New Roman" w:hAnsi="Times New Roman" w:cs="Times New Roman"/>
          <w:sz w:val="24"/>
          <w:szCs w:val="24"/>
          <w:lang w:eastAsia="tr-TR"/>
        </w:rPr>
        <w:t>functinonal</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requirements</w:t>
      </w:r>
      <w:proofErr w:type="spellEnd"/>
      <w:r w:rsidRPr="00D00A62">
        <w:rPr>
          <w:rFonts w:ascii="Times New Roman" w:eastAsia="Times New Roman" w:hAnsi="Times New Roman" w:cs="Times New Roman"/>
          <w:sz w:val="24"/>
          <w:szCs w:val="24"/>
          <w:lang w:eastAsia="tr-TR"/>
        </w:rPr>
        <w:t>) kategorisi adı altında değerlendirilmelidir. Fonksiyonel gereksinimlerine ek olarak sistem gereksinimleri (</w:t>
      </w:r>
      <w:proofErr w:type="spellStart"/>
      <w:r w:rsidRPr="00D00A62">
        <w:rPr>
          <w:rFonts w:ascii="Times New Roman" w:eastAsia="Times New Roman" w:hAnsi="Times New Roman" w:cs="Times New Roman"/>
          <w:sz w:val="24"/>
          <w:szCs w:val="24"/>
          <w:lang w:eastAsia="tr-TR"/>
        </w:rPr>
        <w:t>non</w:t>
      </w:r>
      <w:proofErr w:type="spellEnd"/>
      <w:r w:rsidRPr="00D00A62">
        <w:rPr>
          <w:rFonts w:ascii="Times New Roman" w:eastAsia="Times New Roman" w:hAnsi="Times New Roman" w:cs="Times New Roman"/>
          <w:sz w:val="24"/>
          <w:szCs w:val="24"/>
          <w:lang w:eastAsia="tr-TR"/>
        </w:rPr>
        <w:t>-</w:t>
      </w:r>
      <w:proofErr w:type="spellStart"/>
      <w:r w:rsidRPr="00D00A62">
        <w:rPr>
          <w:rFonts w:ascii="Times New Roman" w:eastAsia="Times New Roman" w:hAnsi="Times New Roman" w:cs="Times New Roman"/>
          <w:sz w:val="24"/>
          <w:szCs w:val="24"/>
          <w:lang w:eastAsia="tr-TR"/>
        </w:rPr>
        <w:t>functional</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requirements</w:t>
      </w:r>
      <w:proofErr w:type="spellEnd"/>
      <w:r w:rsidRPr="00D00A62">
        <w:rPr>
          <w:rFonts w:ascii="Times New Roman" w:eastAsia="Times New Roman" w:hAnsi="Times New Roman" w:cs="Times New Roman"/>
          <w:sz w:val="24"/>
          <w:szCs w:val="24"/>
          <w:lang w:eastAsia="tr-TR"/>
        </w:rPr>
        <w:t>) de gereksinim analizinin olmazsa olmazıdır.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gereksinimleri, güvenlik, performans, sorunların giderilmesi süresi, kullanım kolaylığı (daha fazla örnek için </w:t>
      </w:r>
      <w:hyperlink r:id="rId15" w:history="1">
        <w:r w:rsidRPr="00D00A62">
          <w:rPr>
            <w:rFonts w:ascii="Times New Roman" w:eastAsia="Times New Roman" w:hAnsi="Times New Roman" w:cs="Times New Roman"/>
            <w:color w:val="0000FF"/>
            <w:sz w:val="24"/>
            <w:szCs w:val="24"/>
            <w:u w:val="single"/>
            <w:lang w:eastAsia="tr-TR"/>
          </w:rPr>
          <w:t xml:space="preserve">şu sayfaya </w:t>
        </w:r>
      </w:hyperlink>
      <w:r w:rsidRPr="00D00A62">
        <w:rPr>
          <w:rFonts w:ascii="Times New Roman" w:eastAsia="Times New Roman" w:hAnsi="Times New Roman" w:cs="Times New Roman"/>
          <w:sz w:val="24"/>
          <w:szCs w:val="24"/>
          <w:lang w:eastAsia="tr-TR"/>
        </w:rPr>
        <w:t xml:space="preserve">bakabilirsiniz – İngilizce) gibi birçok özelliğin somut bir şekilde belirtilmesini gerektirir. Sistem gereksinimleri proje alıcısının ihtiyaçlarına göre belirlenir. Ayrıca sistem gereksinim konuları geliştirilecek olan uygulamaya göre değişiklik gösterirler. Örneğin, bir bankacılık uygulamasında güvenlik çok daha ön plandayken performans nispeten daha az önemli kabul edilebilir. Yine bir uçak yazılımında en önemli </w:t>
      </w:r>
      <w:proofErr w:type="gramStart"/>
      <w:r w:rsidRPr="00D00A62">
        <w:rPr>
          <w:rFonts w:ascii="Times New Roman" w:eastAsia="Times New Roman" w:hAnsi="Times New Roman" w:cs="Times New Roman"/>
          <w:sz w:val="24"/>
          <w:szCs w:val="24"/>
          <w:lang w:eastAsia="tr-TR"/>
        </w:rPr>
        <w:t>kriter</w:t>
      </w:r>
      <w:proofErr w:type="gramEnd"/>
      <w:r w:rsidRPr="00D00A62">
        <w:rPr>
          <w:rFonts w:ascii="Times New Roman" w:eastAsia="Times New Roman" w:hAnsi="Times New Roman" w:cs="Times New Roman"/>
          <w:sz w:val="24"/>
          <w:szCs w:val="24"/>
          <w:lang w:eastAsia="tr-TR"/>
        </w:rPr>
        <w:t xml:space="preserve"> sistemin tepki süresi olabilir. İdealde tüm sistemlerin hızlı, güvenli, hiçbir sorun çıkarmaması istenir ama bu gereksinimlerin her birinin iş gücü ve zaman maliyeti getirdiği de unutulmamalıdır.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Bizim uygulamamızda sistem gereksinimleri açısından herhangi bir gereklilik olmayacak. Örnek vermek açısından şu tip gereksinimlerini karşılamamız gerekebilirdi:</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1. Aynı anda 100 kişi sistemi sorunsuzca kullanabilmelidir.</w:t>
      </w:r>
      <w:r w:rsidRPr="00D00A62">
        <w:rPr>
          <w:rFonts w:ascii="Times New Roman" w:eastAsia="Times New Roman" w:hAnsi="Times New Roman" w:cs="Times New Roman"/>
          <w:sz w:val="24"/>
          <w:szCs w:val="24"/>
          <w:lang w:eastAsia="tr-TR"/>
        </w:rPr>
        <w:br/>
        <w:t>2. Herhangi bir sorun olduğunda bu sorunun ciddiyetine göre: A seviyesi için 3 gün, B seviyesi için 2 gün, C seviyesi için 1 gün içinde sorun giderilmelidir.</w:t>
      </w:r>
      <w:r w:rsidRPr="00D00A62">
        <w:rPr>
          <w:rFonts w:ascii="Times New Roman" w:eastAsia="Times New Roman" w:hAnsi="Times New Roman" w:cs="Times New Roman"/>
          <w:sz w:val="24"/>
          <w:szCs w:val="24"/>
          <w:lang w:eastAsia="tr-TR"/>
        </w:rPr>
        <w:br/>
        <w:t>3. Yapılacakları, sadece kişinin kendisi görüntüleyebilmelidir.</w:t>
      </w:r>
      <w:r w:rsidRPr="00D00A62">
        <w:rPr>
          <w:rFonts w:ascii="Times New Roman" w:eastAsia="Times New Roman" w:hAnsi="Times New Roman" w:cs="Times New Roman"/>
          <w:sz w:val="24"/>
          <w:szCs w:val="24"/>
          <w:lang w:eastAsia="tr-TR"/>
        </w:rPr>
        <w:br/>
        <w:t>4. …</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Bir proje geliştirme sürecinde, gereksinimler tek bir seferde belirlenemez ve sürekli değişiklik gösterirler. Yazılım geliştirme sürecindeki başarısızlıkların en büyük sebeplerinden ikisinin gereksinimlerin doğru belirlenememesi ve iletişim problemleri olduğunu herkes söylemektedir. Sistemin değişen taleplere ve gereksinimlere göre daha dayanıklı olması için esnek tasarlanması gerekir. Hızlı bir şekilde minimum işleve sahip; fakat çalışan bir sistem geliştirip, müşteriyle sürekli veri alışverişi içerisinde olmak, projenin anahtarının tesliminin </w:t>
      </w:r>
      <w:r w:rsidRPr="00D00A62">
        <w:rPr>
          <w:rFonts w:ascii="Times New Roman" w:eastAsia="Times New Roman" w:hAnsi="Times New Roman" w:cs="Times New Roman"/>
          <w:sz w:val="24"/>
          <w:szCs w:val="24"/>
          <w:lang w:eastAsia="tr-TR"/>
        </w:rPr>
        <w:lastRenderedPageBreak/>
        <w:t>yapılabilmesi için oldukça önemlidir. Zaten sıklıkla adı geçen çeşitli çevik (</w:t>
      </w:r>
      <w:proofErr w:type="spellStart"/>
      <w:r w:rsidRPr="00D00A62">
        <w:rPr>
          <w:rFonts w:ascii="Times New Roman" w:eastAsia="Times New Roman" w:hAnsi="Times New Roman" w:cs="Times New Roman"/>
          <w:sz w:val="24"/>
          <w:szCs w:val="24"/>
          <w:lang w:eastAsia="tr-TR"/>
        </w:rPr>
        <w:t>Agile</w:t>
      </w:r>
      <w:proofErr w:type="spellEnd"/>
      <w:r w:rsidRPr="00D00A62">
        <w:rPr>
          <w:rFonts w:ascii="Times New Roman" w:eastAsia="Times New Roman" w:hAnsi="Times New Roman" w:cs="Times New Roman"/>
          <w:sz w:val="24"/>
          <w:szCs w:val="24"/>
          <w:lang w:eastAsia="tr-TR"/>
        </w:rPr>
        <w:t>) yazılım geliştirme tekniklerinin özünde de bu vardır.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Sonraki yazıda,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diyagramı oluşturulacak ve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caselerin</w:t>
      </w:r>
      <w:proofErr w:type="spellEnd"/>
      <w:r w:rsidRPr="00D00A62">
        <w:rPr>
          <w:rFonts w:ascii="Times New Roman" w:eastAsia="Times New Roman" w:hAnsi="Times New Roman" w:cs="Times New Roman"/>
          <w:sz w:val="24"/>
          <w:szCs w:val="24"/>
          <w:lang w:eastAsia="tr-TR"/>
        </w:rPr>
        <w:t xml:space="preserve"> gereksinimlerimizi nasıl karşılayacağını belirleyeceğiz.</w:t>
      </w:r>
    </w:p>
    <w:p w:rsidR="00D00A62" w:rsidRDefault="00D00A62">
      <w:r>
        <w:br w:type="page"/>
      </w:r>
    </w:p>
    <w:p w:rsidR="00D00A62" w:rsidRPr="00D00A62" w:rsidRDefault="00724E8B"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B</w:t>
      </w:r>
      <w:r w:rsidR="00D00A62" w:rsidRPr="00D00A62">
        <w:rPr>
          <w:rFonts w:ascii="Times New Roman" w:eastAsia="Times New Roman" w:hAnsi="Times New Roman" w:cs="Times New Roman"/>
          <w:sz w:val="24"/>
          <w:szCs w:val="24"/>
          <w:lang w:eastAsia="tr-TR"/>
        </w:rPr>
        <w:t xml:space="preserve">ir önceki yazımızda sistem gereksinimlerinden bahsetmiştik. Bu yazıda çözümlememize </w:t>
      </w:r>
      <w:proofErr w:type="spellStart"/>
      <w:r w:rsidR="00D00A62" w:rsidRPr="00D00A62">
        <w:rPr>
          <w:rFonts w:ascii="Times New Roman" w:eastAsia="Times New Roman" w:hAnsi="Times New Roman" w:cs="Times New Roman"/>
          <w:sz w:val="24"/>
          <w:szCs w:val="24"/>
          <w:lang w:eastAsia="tr-TR"/>
        </w:rPr>
        <w:t>Use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Case’ler</w:t>
      </w:r>
      <w:proofErr w:type="spellEnd"/>
      <w:r w:rsidR="00D00A62" w:rsidRPr="00D00A62">
        <w:rPr>
          <w:rFonts w:ascii="Times New Roman" w:eastAsia="Times New Roman" w:hAnsi="Times New Roman" w:cs="Times New Roman"/>
          <w:sz w:val="24"/>
          <w:szCs w:val="24"/>
          <w:lang w:eastAsia="tr-TR"/>
        </w:rPr>
        <w:t xml:space="preserve"> (kullanım durumları) ile kaldığımız yerden devam edeceğiz.</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Use</w:t>
      </w:r>
      <w:proofErr w:type="spellEnd"/>
      <w:r w:rsidRPr="00D00A62">
        <w:rPr>
          <w:rFonts w:ascii="Times New Roman" w:eastAsia="Times New Roman" w:hAnsi="Times New Roman" w:cs="Times New Roman"/>
          <w:b/>
          <w:bCs/>
          <w:sz w:val="27"/>
          <w:szCs w:val="27"/>
          <w:lang w:eastAsia="tr-TR"/>
        </w:rPr>
        <w:t xml:space="preserve"> </w:t>
      </w:r>
      <w:proofErr w:type="spellStart"/>
      <w:r w:rsidRPr="00D00A62">
        <w:rPr>
          <w:rFonts w:ascii="Times New Roman" w:eastAsia="Times New Roman" w:hAnsi="Times New Roman" w:cs="Times New Roman"/>
          <w:b/>
          <w:bCs/>
          <w:sz w:val="27"/>
          <w:szCs w:val="27"/>
          <w:lang w:eastAsia="tr-TR"/>
        </w:rPr>
        <w:t>Case</w:t>
      </w:r>
      <w:proofErr w:type="spellEnd"/>
      <w:r w:rsidRPr="00D00A62">
        <w:rPr>
          <w:rFonts w:ascii="Times New Roman" w:eastAsia="Times New Roman" w:hAnsi="Times New Roman" w:cs="Times New Roman"/>
          <w:b/>
          <w:bCs/>
          <w:sz w:val="27"/>
          <w:szCs w:val="27"/>
          <w:lang w:eastAsia="tr-TR"/>
        </w:rPr>
        <w:t xml:space="preserve"> Nedir?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ya da </w:t>
      </w:r>
      <w:proofErr w:type="spellStart"/>
      <w:r w:rsidRPr="00D00A62">
        <w:rPr>
          <w:rFonts w:ascii="Times New Roman" w:eastAsia="Times New Roman" w:hAnsi="Times New Roman" w:cs="Times New Roman"/>
          <w:sz w:val="24"/>
          <w:szCs w:val="24"/>
          <w:lang w:eastAsia="tr-TR"/>
        </w:rPr>
        <w:t>Türkçe’de</w:t>
      </w:r>
      <w:proofErr w:type="spellEnd"/>
      <w:r w:rsidRPr="00D00A62">
        <w:rPr>
          <w:rFonts w:ascii="Times New Roman" w:eastAsia="Times New Roman" w:hAnsi="Times New Roman" w:cs="Times New Roman"/>
          <w:sz w:val="24"/>
          <w:szCs w:val="24"/>
          <w:lang w:eastAsia="tr-TR"/>
        </w:rPr>
        <w:t xml:space="preserve"> “Kullanım Durumu” diye ifade edilen kavram, sistemin sahip olması gereken ve etkileşime girildiğinde dış dünyaya sağladığı işlevsellik olarak tanımlanabilir. Bir anlamda sistemimizin amaçlarını belirlememize yardımcı olur.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w:t>
      </w:r>
      <w:proofErr w:type="spellEnd"/>
      <w:r w:rsidRPr="00D00A62">
        <w:rPr>
          <w:rFonts w:ascii="Times New Roman" w:eastAsia="Times New Roman" w:hAnsi="Times New Roman" w:cs="Times New Roman"/>
          <w:sz w:val="24"/>
          <w:szCs w:val="24"/>
          <w:lang w:eastAsia="tr-TR"/>
        </w:rPr>
        <w:t xml:space="preserve">, diyagram ve tablo olmak üzere iki biçimde gösterilirler. Diyagram </w:t>
      </w:r>
      <w:proofErr w:type="gramStart"/>
      <w:r w:rsidRPr="00D00A62">
        <w:rPr>
          <w:rFonts w:ascii="Times New Roman" w:eastAsia="Times New Roman" w:hAnsi="Times New Roman" w:cs="Times New Roman"/>
          <w:sz w:val="24"/>
          <w:szCs w:val="24"/>
          <w:lang w:eastAsia="tr-TR"/>
        </w:rPr>
        <w:t>versiyonu</w:t>
      </w:r>
      <w:proofErr w:type="gram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standard</w:t>
      </w:r>
      <w:proofErr w:type="spellEnd"/>
      <w:r w:rsidRPr="00D00A62">
        <w:rPr>
          <w:rFonts w:ascii="Times New Roman" w:eastAsia="Times New Roman" w:hAnsi="Times New Roman" w:cs="Times New Roman"/>
          <w:sz w:val="24"/>
          <w:szCs w:val="24"/>
          <w:lang w:eastAsia="tr-TR"/>
        </w:rPr>
        <w:t xml:space="preserve"> UML diyagramlarından birisi olup, görece daha az ayrıntıyla ilgilenir ve farklı teknik bilgi düzeyine sahip kişilerin sistemi anlamasına yardımcı olur. Yazı </w:t>
      </w:r>
      <w:proofErr w:type="gramStart"/>
      <w:r w:rsidRPr="00D00A62">
        <w:rPr>
          <w:rFonts w:ascii="Times New Roman" w:eastAsia="Times New Roman" w:hAnsi="Times New Roman" w:cs="Times New Roman"/>
          <w:sz w:val="24"/>
          <w:szCs w:val="24"/>
          <w:lang w:eastAsia="tr-TR"/>
        </w:rPr>
        <w:t>versiyonu</w:t>
      </w:r>
      <w:proofErr w:type="gramEnd"/>
      <w:r w:rsidRPr="00D00A62">
        <w:rPr>
          <w:rFonts w:ascii="Times New Roman" w:eastAsia="Times New Roman" w:hAnsi="Times New Roman" w:cs="Times New Roman"/>
          <w:sz w:val="24"/>
          <w:szCs w:val="24"/>
          <w:lang w:eastAsia="tr-TR"/>
        </w:rPr>
        <w:t xml:space="preserve"> ise daha çok raporlamalarda teknik bilgi amaçlı kullanılır ve çok daha fazla ayrıntı içerebilir.</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Use</w:t>
      </w:r>
      <w:proofErr w:type="spellEnd"/>
      <w:r w:rsidRPr="00D00A62">
        <w:rPr>
          <w:rFonts w:ascii="Times New Roman" w:eastAsia="Times New Roman" w:hAnsi="Times New Roman" w:cs="Times New Roman"/>
          <w:b/>
          <w:bCs/>
          <w:sz w:val="27"/>
          <w:szCs w:val="27"/>
          <w:lang w:eastAsia="tr-TR"/>
        </w:rPr>
        <w:t xml:space="preserve"> </w:t>
      </w:r>
      <w:proofErr w:type="spellStart"/>
      <w:r w:rsidRPr="00D00A62">
        <w:rPr>
          <w:rFonts w:ascii="Times New Roman" w:eastAsia="Times New Roman" w:hAnsi="Times New Roman" w:cs="Times New Roman"/>
          <w:b/>
          <w:bCs/>
          <w:sz w:val="27"/>
          <w:szCs w:val="27"/>
          <w:lang w:eastAsia="tr-TR"/>
        </w:rPr>
        <w:t>Case</w:t>
      </w:r>
      <w:proofErr w:type="spellEnd"/>
      <w:r w:rsidRPr="00D00A62">
        <w:rPr>
          <w:rFonts w:ascii="Times New Roman" w:eastAsia="Times New Roman" w:hAnsi="Times New Roman" w:cs="Times New Roman"/>
          <w:b/>
          <w:bCs/>
          <w:sz w:val="27"/>
          <w:szCs w:val="27"/>
          <w:lang w:eastAsia="tr-TR"/>
        </w:rPr>
        <w:t xml:space="preserve"> Diyagramları</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Yazılım geliştirme süreçlerinin hemen her aşamasında kullanılan, özellikle sistemimizin </w:t>
      </w:r>
      <w:proofErr w:type="spellStart"/>
      <w:r w:rsidRPr="00D00A62">
        <w:rPr>
          <w:rFonts w:ascii="Times New Roman" w:eastAsia="Times New Roman" w:hAnsi="Times New Roman" w:cs="Times New Roman"/>
          <w:sz w:val="24"/>
          <w:szCs w:val="24"/>
          <w:lang w:eastAsia="tr-TR"/>
        </w:rPr>
        <w:t>fonksiyonalitelerini</w:t>
      </w:r>
      <w:proofErr w:type="spellEnd"/>
      <w:r w:rsidRPr="00D00A62">
        <w:rPr>
          <w:rFonts w:ascii="Times New Roman" w:eastAsia="Times New Roman" w:hAnsi="Times New Roman" w:cs="Times New Roman"/>
          <w:sz w:val="24"/>
          <w:szCs w:val="24"/>
          <w:lang w:eastAsia="tr-TR"/>
        </w:rPr>
        <w:t xml:space="preserve"> belirlememize yardımcı olan popüler UML diyagramlarından birisidir.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diyagramı çeşitli çöp adamlardan, oval şekillerden ve bu çöp adamlar ile oval şekiller arasındaki ilişkiyi gösteren çizgilerden oluşur (oval şekiller ve çöp adamların da kendi aralarında ilişkileri olabilir).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diyagramlarında bir aktör ve bu aktörün gerçekleştirdiği işlerden başka kapsamlı bir bilgi yoktur.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Kendi uygulamamıza dönecek olursak, “</w:t>
      </w:r>
      <w:proofErr w:type="spellStart"/>
      <w:r w:rsidRPr="00D00A62">
        <w:rPr>
          <w:rFonts w:ascii="Times New Roman" w:eastAsia="Times New Roman" w:hAnsi="Times New Roman" w:cs="Times New Roman"/>
          <w:sz w:val="24"/>
          <w:szCs w:val="24"/>
          <w:lang w:eastAsia="tr-TR"/>
        </w:rPr>
        <w:t>YapLIST</w:t>
      </w:r>
      <w:proofErr w:type="spellEnd"/>
      <w:r w:rsidRPr="00D00A62">
        <w:rPr>
          <w:rFonts w:ascii="Times New Roman" w:eastAsia="Times New Roman" w:hAnsi="Times New Roman" w:cs="Times New Roman"/>
          <w:sz w:val="24"/>
          <w:szCs w:val="24"/>
          <w:lang w:eastAsia="tr-TR"/>
        </w:rPr>
        <w:t xml:space="preserve">” projemizdeki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diyagramımız şu şekildedir: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5000" cy="6067425"/>
            <wp:effectExtent l="19050" t="0" r="0" b="0"/>
            <wp:docPr id="8" name="Resim 8" descr="http://www.gelistir.org/wp-content/uploads/2011/02/830814c2-e1297756755140.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elistir.org/wp-content/uploads/2011/02/830814c2-e1297756755140.png">
                      <a:hlinkClick r:id="rId16"/>
                    </pic:cNvPr>
                    <pic:cNvPicPr>
                      <a:picLocks noChangeAspect="1" noChangeArrowheads="1"/>
                    </pic:cNvPicPr>
                  </pic:nvPicPr>
                  <pic:blipFill>
                    <a:blip r:embed="rId17" cstate="print"/>
                    <a:srcRect/>
                    <a:stretch>
                      <a:fillRect/>
                    </a:stretch>
                  </pic:blipFill>
                  <pic:spPr bwMode="auto">
                    <a:xfrm>
                      <a:off x="0" y="0"/>
                      <a:ext cx="5715000" cy="6067425"/>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Çöp adam olarak görünen nesne “aktör” olarak isimlendirilir ve bir role denk gelir. Aynı kişi (örneğin Ahmet) farklı rollere sahip olabilir. Sistemi kullanacak ya da sistem ile etkileşim halinde olan sistem dışındaki kişiler/sistemler/cihazlar vs. aktör olabilirler. Yani sadece insanları aktör olarak değerlendirmemek gerekir.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Oval şeklinde görülenler ise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ya da kullanım durumu dediğimiz aktörün sistem ile etkileşim halinde olan sistemin gerçekleştirebileceği işlevsellikleri ifade eder.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w:t>
      </w:r>
      <w:proofErr w:type="spellEnd"/>
      <w:r w:rsidRPr="00D00A62">
        <w:rPr>
          <w:rFonts w:ascii="Times New Roman" w:eastAsia="Times New Roman" w:hAnsi="Times New Roman" w:cs="Times New Roman"/>
          <w:sz w:val="24"/>
          <w:szCs w:val="24"/>
          <w:lang w:eastAsia="tr-TR"/>
        </w:rPr>
        <w:t xml:space="preserve"> yazılırken uyulması gereken en önemli kurallardan birisi,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case’lerin</w:t>
      </w:r>
      <w:proofErr w:type="spellEnd"/>
      <w:r w:rsidRPr="00D00A62">
        <w:rPr>
          <w:rFonts w:ascii="Times New Roman" w:eastAsia="Times New Roman" w:hAnsi="Times New Roman" w:cs="Times New Roman"/>
          <w:sz w:val="24"/>
          <w:szCs w:val="24"/>
          <w:lang w:eastAsia="tr-TR"/>
        </w:rPr>
        <w:t xml:space="preserve"> fiil cümlesi olarak yazılması gerektiğidir.</w:t>
      </w:r>
      <w:r w:rsidRPr="00D00A62">
        <w:rPr>
          <w:rFonts w:ascii="Times New Roman" w:eastAsia="Times New Roman" w:hAnsi="Times New Roman" w:cs="Times New Roman"/>
          <w:sz w:val="24"/>
          <w:szCs w:val="24"/>
          <w:lang w:eastAsia="tr-TR"/>
        </w:rPr>
        <w:br/>
      </w:r>
      <w:proofErr w:type="spellStart"/>
      <w:r w:rsidRPr="00D00A62">
        <w:rPr>
          <w:rFonts w:ascii="Times New Roman" w:eastAsia="Times New Roman" w:hAnsi="Times New Roman" w:cs="Times New Roman"/>
          <w:sz w:val="24"/>
          <w:szCs w:val="24"/>
          <w:lang w:eastAsia="tr-TR"/>
        </w:rPr>
        <w:t>Yukaridaki</w:t>
      </w:r>
      <w:proofErr w:type="spellEnd"/>
      <w:r w:rsidRPr="00D00A62">
        <w:rPr>
          <w:rFonts w:ascii="Times New Roman" w:eastAsia="Times New Roman" w:hAnsi="Times New Roman" w:cs="Times New Roman"/>
          <w:sz w:val="24"/>
          <w:szCs w:val="24"/>
          <w:lang w:eastAsia="tr-TR"/>
        </w:rPr>
        <w:t xml:space="preserve"> diyagramı yorumlayacak olursak, kullanıcı uygulamamız ile şu işlemleri gerçekleştirebilir: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 olabilir.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Sisteme giriş yapabilir.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lastRenderedPageBreak/>
        <w:t xml:space="preserve">Yapılacak oluşturabilir/ güncelleyebilir. Yapılacak oluştururken veya güncellerken “isterse” kategori seçebilir, öncelik belirleyebilir. “İstemezse” kategori ve öncelik seçmek zorunda değildir.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case’deki</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extends</w:t>
      </w:r>
      <w:proofErr w:type="spellEnd"/>
      <w:r w:rsidRPr="00D00A62">
        <w:rPr>
          <w:rFonts w:ascii="Times New Roman" w:eastAsia="Times New Roman" w:hAnsi="Times New Roman" w:cs="Times New Roman"/>
          <w:sz w:val="24"/>
          <w:szCs w:val="24"/>
          <w:lang w:eastAsia="tr-TR"/>
        </w:rPr>
        <w:t>” bizim örneğimiz için bunu ifade eder (ki bu özellikle çok karıştırılan bir konudur). “</w:t>
      </w:r>
      <w:proofErr w:type="spellStart"/>
      <w:r w:rsidRPr="00D00A62">
        <w:rPr>
          <w:rFonts w:ascii="Times New Roman" w:eastAsia="Times New Roman" w:hAnsi="Times New Roman" w:cs="Times New Roman"/>
          <w:sz w:val="24"/>
          <w:szCs w:val="24"/>
          <w:lang w:eastAsia="tr-TR"/>
        </w:rPr>
        <w:t>extends</w:t>
      </w:r>
      <w:proofErr w:type="spellEnd"/>
      <w:r w:rsidRPr="00D00A62">
        <w:rPr>
          <w:rFonts w:ascii="Times New Roman" w:eastAsia="Times New Roman" w:hAnsi="Times New Roman" w:cs="Times New Roman"/>
          <w:sz w:val="24"/>
          <w:szCs w:val="24"/>
          <w:lang w:eastAsia="tr-TR"/>
        </w:rPr>
        <w:t xml:space="preserve">” eden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w:t>
      </w:r>
      <w:proofErr w:type="spellStart"/>
      <w:r w:rsidRPr="00D00A62">
        <w:rPr>
          <w:rFonts w:ascii="Times New Roman" w:eastAsia="Times New Roman" w:hAnsi="Times New Roman" w:cs="Times New Roman"/>
          <w:sz w:val="24"/>
          <w:szCs w:val="24"/>
          <w:lang w:eastAsia="tr-TR"/>
        </w:rPr>
        <w:t>extends</w:t>
      </w:r>
      <w:proofErr w:type="spellEnd"/>
      <w:r w:rsidRPr="00D00A62">
        <w:rPr>
          <w:rFonts w:ascii="Times New Roman" w:eastAsia="Times New Roman" w:hAnsi="Times New Roman" w:cs="Times New Roman"/>
          <w:sz w:val="24"/>
          <w:szCs w:val="24"/>
          <w:lang w:eastAsia="tr-TR"/>
        </w:rPr>
        <w:t xml:space="preserve">” edilen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case’e</w:t>
      </w:r>
      <w:proofErr w:type="spellEnd"/>
      <w:r w:rsidRPr="00D00A62">
        <w:rPr>
          <w:rFonts w:ascii="Times New Roman" w:eastAsia="Times New Roman" w:hAnsi="Times New Roman" w:cs="Times New Roman"/>
          <w:sz w:val="24"/>
          <w:szCs w:val="24"/>
          <w:lang w:eastAsia="tr-TR"/>
        </w:rPr>
        <w:t xml:space="preserve"> </w:t>
      </w:r>
      <w:proofErr w:type="gramStart"/>
      <w:r w:rsidRPr="00D00A62">
        <w:rPr>
          <w:rFonts w:ascii="Times New Roman" w:eastAsia="Times New Roman" w:hAnsi="Times New Roman" w:cs="Times New Roman"/>
          <w:sz w:val="24"/>
          <w:szCs w:val="24"/>
          <w:lang w:eastAsia="tr-TR"/>
        </w:rPr>
        <w:t>dahil</w:t>
      </w:r>
      <w:proofErr w:type="gramEnd"/>
      <w:r w:rsidRPr="00D00A62">
        <w:rPr>
          <w:rFonts w:ascii="Times New Roman" w:eastAsia="Times New Roman" w:hAnsi="Times New Roman" w:cs="Times New Roman"/>
          <w:sz w:val="24"/>
          <w:szCs w:val="24"/>
          <w:lang w:eastAsia="tr-TR"/>
        </w:rPr>
        <w:t xml:space="preserve"> olabilir, şayet belli kriterler sağlanırsa.</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Oluşturduğu yapılacak listesinde arama yapabilir.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Oluşturduğu yapılacakları listeleyebilir.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Yapılacaklardan istediklerini silebilir.</w:t>
      </w:r>
    </w:p>
    <w:p w:rsidR="00D00A62" w:rsidRPr="00D00A62" w:rsidRDefault="00D00A62" w:rsidP="00D00A62">
      <w:pPr>
        <w:numPr>
          <w:ilvl w:val="0"/>
          <w:numId w:val="2"/>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Kategori oluşturabilir, oluşturduğu kategorileri güncelleyebilir ve silebilir.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Kullanım durumları ihtiyaca göre daha basit veya daha </w:t>
      </w:r>
      <w:proofErr w:type="spellStart"/>
      <w:r w:rsidRPr="00D00A62">
        <w:rPr>
          <w:rFonts w:ascii="Times New Roman" w:eastAsia="Times New Roman" w:hAnsi="Times New Roman" w:cs="Times New Roman"/>
          <w:sz w:val="24"/>
          <w:szCs w:val="24"/>
          <w:lang w:eastAsia="tr-TR"/>
        </w:rPr>
        <w:t>ayrıntlı</w:t>
      </w:r>
      <w:proofErr w:type="spellEnd"/>
      <w:r w:rsidRPr="00D00A62">
        <w:rPr>
          <w:rFonts w:ascii="Times New Roman" w:eastAsia="Times New Roman" w:hAnsi="Times New Roman" w:cs="Times New Roman"/>
          <w:sz w:val="24"/>
          <w:szCs w:val="24"/>
          <w:lang w:eastAsia="tr-TR"/>
        </w:rPr>
        <w:t xml:space="preserve"> olabilirler. Bizim örneğimizde “Öncelik Seç” ya da “Kategori Seç” diye gösterdiğimiz kullanım durumları ayrı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olarak gösterilmeyebilirlerdi.</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Senaryolar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case’i</w:t>
      </w:r>
      <w:proofErr w:type="spellEnd"/>
      <w:r w:rsidRPr="00D00A62">
        <w:rPr>
          <w:rFonts w:ascii="Times New Roman" w:eastAsia="Times New Roman" w:hAnsi="Times New Roman" w:cs="Times New Roman"/>
          <w:sz w:val="24"/>
          <w:szCs w:val="24"/>
          <w:lang w:eastAsia="tr-TR"/>
        </w:rPr>
        <w:t xml:space="preserve">, aktör ile sistem arasında etkileşim sonucu gerçekleştirilen iş olarak tanımlamıştık. Bu etkileşim, bir tenis maçında topun gidip gelmesi gibi aktör ve sistem arasında gidip gelir. Bu etkileşime teknik olarak senaryo ismi verilir. Tıpkı bir film senaryosu gibi, her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case’e</w:t>
      </w:r>
      <w:proofErr w:type="spellEnd"/>
      <w:r w:rsidRPr="00D00A62">
        <w:rPr>
          <w:rFonts w:ascii="Times New Roman" w:eastAsia="Times New Roman" w:hAnsi="Times New Roman" w:cs="Times New Roman"/>
          <w:sz w:val="24"/>
          <w:szCs w:val="24"/>
          <w:lang w:eastAsia="tr-TR"/>
        </w:rPr>
        <w:t xml:space="preserve"> ait senaryolar vardır.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bir “temel senaryo”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birden fazla alternatif senaryo (</w:t>
      </w:r>
      <w:proofErr w:type="spellStart"/>
      <w:r w:rsidRPr="00D00A62">
        <w:rPr>
          <w:rFonts w:ascii="Times New Roman" w:eastAsia="Times New Roman" w:hAnsi="Times New Roman" w:cs="Times New Roman"/>
          <w:sz w:val="24"/>
          <w:szCs w:val="24"/>
          <w:lang w:eastAsia="tr-TR"/>
        </w:rPr>
        <w:t>alternate</w:t>
      </w:r>
      <w:proofErr w:type="spellEnd"/>
      <w:r w:rsidRPr="00D00A62">
        <w:rPr>
          <w:rFonts w:ascii="Times New Roman" w:eastAsia="Times New Roman" w:hAnsi="Times New Roman" w:cs="Times New Roman"/>
          <w:sz w:val="24"/>
          <w:szCs w:val="24"/>
          <w:lang w:eastAsia="tr-TR"/>
        </w:rPr>
        <w:t>/</w:t>
      </w:r>
      <w:proofErr w:type="spellStart"/>
      <w:r w:rsidRPr="00D00A62">
        <w:rPr>
          <w:rFonts w:ascii="Times New Roman" w:eastAsia="Times New Roman" w:hAnsi="Times New Roman" w:cs="Times New Roman"/>
          <w:sz w:val="24"/>
          <w:szCs w:val="24"/>
          <w:lang w:eastAsia="tr-TR"/>
        </w:rPr>
        <w:t>alternative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ve hata senaryolarından (</w:t>
      </w:r>
      <w:proofErr w:type="spellStart"/>
      <w:r w:rsidRPr="00D00A62">
        <w:rPr>
          <w:rFonts w:ascii="Times New Roman" w:eastAsia="Times New Roman" w:hAnsi="Times New Roman" w:cs="Times New Roman"/>
          <w:sz w:val="24"/>
          <w:szCs w:val="24"/>
          <w:lang w:eastAsia="tr-TR"/>
        </w:rPr>
        <w:t>exceptional</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oluşur. Temel akış senaryosu hiç bir sorun olmadan gerçekleşen senaryodur.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Şimdi, “Kayıt Ol” kullanım durumuna ait temel senaryomuzu yazalım:</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w:t>
      </w:r>
      <w:r w:rsidRPr="00D00A62">
        <w:rPr>
          <w:rFonts w:ascii="Times New Roman" w:eastAsia="Times New Roman" w:hAnsi="Times New Roman" w:cs="Times New Roman"/>
          <w:i/>
          <w:iCs/>
          <w:color w:val="FF6600"/>
          <w:sz w:val="24"/>
          <w:szCs w:val="24"/>
          <w:lang w:eastAsia="tr-TR"/>
        </w:rPr>
        <w:t xml:space="preserve">Sistem kullanıcıya kayıt sayfasını gösterir. Kullanıcı; isim, </w:t>
      </w:r>
      <w:proofErr w:type="spellStart"/>
      <w:r w:rsidRPr="00D00A62">
        <w:rPr>
          <w:rFonts w:ascii="Times New Roman" w:eastAsia="Times New Roman" w:hAnsi="Times New Roman" w:cs="Times New Roman"/>
          <w:i/>
          <w:iCs/>
          <w:color w:val="FF6600"/>
          <w:sz w:val="24"/>
          <w:szCs w:val="24"/>
          <w:lang w:eastAsia="tr-TR"/>
        </w:rPr>
        <w:t>email</w:t>
      </w:r>
      <w:proofErr w:type="spellEnd"/>
      <w:r w:rsidRPr="00D00A62">
        <w:rPr>
          <w:rFonts w:ascii="Times New Roman" w:eastAsia="Times New Roman" w:hAnsi="Times New Roman" w:cs="Times New Roman"/>
          <w:i/>
          <w:iCs/>
          <w:color w:val="FF6600"/>
          <w:sz w:val="24"/>
          <w:szCs w:val="24"/>
          <w:lang w:eastAsia="tr-TR"/>
        </w:rPr>
        <w:t xml:space="preserve">, kullanıcı adı ve şifre bilgilerini </w:t>
      </w:r>
      <w:proofErr w:type="spellStart"/>
      <w:r w:rsidRPr="00D00A62">
        <w:rPr>
          <w:rFonts w:ascii="Times New Roman" w:eastAsia="Times New Roman" w:hAnsi="Times New Roman" w:cs="Times New Roman"/>
          <w:i/>
          <w:iCs/>
          <w:color w:val="FF6600"/>
          <w:sz w:val="24"/>
          <w:szCs w:val="24"/>
          <w:lang w:eastAsia="tr-TR"/>
        </w:rPr>
        <w:t>girererek</w:t>
      </w:r>
      <w:proofErr w:type="spellEnd"/>
      <w:r w:rsidRPr="00D00A62">
        <w:rPr>
          <w:rFonts w:ascii="Times New Roman" w:eastAsia="Times New Roman" w:hAnsi="Times New Roman" w:cs="Times New Roman"/>
          <w:i/>
          <w:iCs/>
          <w:color w:val="FF6600"/>
          <w:sz w:val="24"/>
          <w:szCs w:val="24"/>
          <w:lang w:eastAsia="tr-TR"/>
        </w:rPr>
        <w:t xml:space="preserve"> “kaydet” butonuna tıklar. Sistem tüm verileri kontrol ederek doğrular. Sistem, kullanıcıyı </w:t>
      </w:r>
      <w:proofErr w:type="spellStart"/>
      <w:r w:rsidRPr="00D00A62">
        <w:rPr>
          <w:rFonts w:ascii="Times New Roman" w:eastAsia="Times New Roman" w:hAnsi="Times New Roman" w:cs="Times New Roman"/>
          <w:i/>
          <w:iCs/>
          <w:color w:val="FF6600"/>
          <w:sz w:val="24"/>
          <w:szCs w:val="24"/>
          <w:lang w:eastAsia="tr-TR"/>
        </w:rPr>
        <w:t>anasayfaya</w:t>
      </w:r>
      <w:proofErr w:type="spellEnd"/>
      <w:r w:rsidRPr="00D00A62">
        <w:rPr>
          <w:rFonts w:ascii="Times New Roman" w:eastAsia="Times New Roman" w:hAnsi="Times New Roman" w:cs="Times New Roman"/>
          <w:i/>
          <w:iCs/>
          <w:color w:val="FF6600"/>
          <w:sz w:val="24"/>
          <w:szCs w:val="24"/>
          <w:lang w:eastAsia="tr-TR"/>
        </w:rPr>
        <w:t xml:space="preserve"> yönlendirir.</w:t>
      </w:r>
      <w:r w:rsidRPr="00D00A62">
        <w:rPr>
          <w:rFonts w:ascii="Times New Roman" w:eastAsia="Times New Roman" w:hAnsi="Times New Roman" w:cs="Times New Roman"/>
          <w:sz w:val="24"/>
          <w:szCs w:val="24"/>
          <w:lang w:eastAsia="tr-TR"/>
        </w:rPr>
        <w:t>”</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Görüldüğü gibi </w:t>
      </w:r>
      <w:proofErr w:type="spellStart"/>
      <w:r w:rsidRPr="00D00A62">
        <w:rPr>
          <w:rFonts w:ascii="Times New Roman" w:eastAsia="Times New Roman" w:hAnsi="Times New Roman" w:cs="Times New Roman"/>
          <w:sz w:val="24"/>
          <w:szCs w:val="24"/>
          <w:lang w:eastAsia="tr-TR"/>
        </w:rPr>
        <w:t>herşey</w:t>
      </w:r>
      <w:proofErr w:type="spellEnd"/>
      <w:r w:rsidRPr="00D00A62">
        <w:rPr>
          <w:rFonts w:ascii="Times New Roman" w:eastAsia="Times New Roman" w:hAnsi="Times New Roman" w:cs="Times New Roman"/>
          <w:sz w:val="24"/>
          <w:szCs w:val="24"/>
          <w:lang w:eastAsia="tr-TR"/>
        </w:rPr>
        <w:t xml:space="preserve"> yolunda giderken ve tüm veriler düzgün girildiğinde senaryomuzun nasıl işletileceği oldukça nettir; fakat işler her zaman yolunda gitmez. Örnek vermek gerekirse, kişinin </w:t>
      </w:r>
      <w:proofErr w:type="spellStart"/>
      <w:r w:rsidRPr="00D00A62">
        <w:rPr>
          <w:rFonts w:ascii="Times New Roman" w:eastAsia="Times New Roman" w:hAnsi="Times New Roman" w:cs="Times New Roman"/>
          <w:sz w:val="24"/>
          <w:szCs w:val="24"/>
          <w:lang w:eastAsia="tr-TR"/>
        </w:rPr>
        <w:t>emaili</w:t>
      </w:r>
      <w:proofErr w:type="spellEnd"/>
      <w:r w:rsidRPr="00D00A62">
        <w:rPr>
          <w:rFonts w:ascii="Times New Roman" w:eastAsia="Times New Roman" w:hAnsi="Times New Roman" w:cs="Times New Roman"/>
          <w:sz w:val="24"/>
          <w:szCs w:val="24"/>
          <w:lang w:eastAsia="tr-TR"/>
        </w:rPr>
        <w:t xml:space="preserve"> zaten sisteme kayıtlı olabilir. Şifre boş bırakılmış olabilir. Bu durumda alternatif senaryo ile devam edilir. Yukarıdaki senaryoda “sistem tüm verileri kontrol ederek doğrular” adımına alternatif bir adım gerçekleştirilir. </w:t>
      </w:r>
      <w:proofErr w:type="spellStart"/>
      <w:r w:rsidRPr="00D00A62">
        <w:rPr>
          <w:rFonts w:ascii="Times New Roman" w:eastAsia="Times New Roman" w:hAnsi="Times New Roman" w:cs="Times New Roman"/>
          <w:sz w:val="24"/>
          <w:szCs w:val="24"/>
          <w:lang w:eastAsia="tr-TR"/>
        </w:rPr>
        <w:t>Email’in</w:t>
      </w:r>
      <w:proofErr w:type="spellEnd"/>
      <w:r w:rsidRPr="00D00A62">
        <w:rPr>
          <w:rFonts w:ascii="Times New Roman" w:eastAsia="Times New Roman" w:hAnsi="Times New Roman" w:cs="Times New Roman"/>
          <w:sz w:val="24"/>
          <w:szCs w:val="24"/>
          <w:lang w:eastAsia="tr-TR"/>
        </w:rPr>
        <w:t xml:space="preserve"> sistemde kayıtlı olması durumunda işletilecek alternatif senaryo şu şekilde olabilir: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i/>
          <w:iCs/>
          <w:sz w:val="24"/>
          <w:szCs w:val="24"/>
          <w:lang w:eastAsia="tr-TR"/>
        </w:rPr>
        <w:t>“</w:t>
      </w:r>
      <w:r w:rsidRPr="00D00A62">
        <w:rPr>
          <w:rFonts w:ascii="Times New Roman" w:eastAsia="Times New Roman" w:hAnsi="Times New Roman" w:cs="Times New Roman"/>
          <w:i/>
          <w:iCs/>
          <w:color w:val="FF6600"/>
          <w:sz w:val="24"/>
          <w:szCs w:val="24"/>
          <w:lang w:eastAsia="tr-TR"/>
        </w:rPr>
        <w:t xml:space="preserve">Sistem kullanıcıya kayıt sayfasını gösterir. Kullanıcı; isim, </w:t>
      </w:r>
      <w:proofErr w:type="spellStart"/>
      <w:r w:rsidRPr="00D00A62">
        <w:rPr>
          <w:rFonts w:ascii="Times New Roman" w:eastAsia="Times New Roman" w:hAnsi="Times New Roman" w:cs="Times New Roman"/>
          <w:i/>
          <w:iCs/>
          <w:color w:val="FF6600"/>
          <w:sz w:val="24"/>
          <w:szCs w:val="24"/>
          <w:lang w:eastAsia="tr-TR"/>
        </w:rPr>
        <w:t>email</w:t>
      </w:r>
      <w:proofErr w:type="spellEnd"/>
      <w:r w:rsidRPr="00D00A62">
        <w:rPr>
          <w:rFonts w:ascii="Times New Roman" w:eastAsia="Times New Roman" w:hAnsi="Times New Roman" w:cs="Times New Roman"/>
          <w:i/>
          <w:iCs/>
          <w:color w:val="FF6600"/>
          <w:sz w:val="24"/>
          <w:szCs w:val="24"/>
          <w:lang w:eastAsia="tr-TR"/>
        </w:rPr>
        <w:t xml:space="preserve">, kullanıcı adı ve şifre bilgilerini </w:t>
      </w:r>
      <w:proofErr w:type="spellStart"/>
      <w:r w:rsidRPr="00D00A62">
        <w:rPr>
          <w:rFonts w:ascii="Times New Roman" w:eastAsia="Times New Roman" w:hAnsi="Times New Roman" w:cs="Times New Roman"/>
          <w:i/>
          <w:iCs/>
          <w:color w:val="FF6600"/>
          <w:sz w:val="24"/>
          <w:szCs w:val="24"/>
          <w:lang w:eastAsia="tr-TR"/>
        </w:rPr>
        <w:t>girererek</w:t>
      </w:r>
      <w:proofErr w:type="spellEnd"/>
      <w:r w:rsidRPr="00D00A62">
        <w:rPr>
          <w:rFonts w:ascii="Times New Roman" w:eastAsia="Times New Roman" w:hAnsi="Times New Roman" w:cs="Times New Roman"/>
          <w:i/>
          <w:iCs/>
          <w:color w:val="FF6600"/>
          <w:sz w:val="24"/>
          <w:szCs w:val="24"/>
          <w:lang w:eastAsia="tr-TR"/>
        </w:rPr>
        <w:t xml:space="preserve"> “kaydet” butonuna tıklar. Sistem </w:t>
      </w:r>
      <w:proofErr w:type="spellStart"/>
      <w:r w:rsidRPr="00D00A62">
        <w:rPr>
          <w:rFonts w:ascii="Times New Roman" w:eastAsia="Times New Roman" w:hAnsi="Times New Roman" w:cs="Times New Roman"/>
          <w:i/>
          <w:iCs/>
          <w:color w:val="FF6600"/>
          <w:sz w:val="24"/>
          <w:szCs w:val="24"/>
          <w:lang w:eastAsia="tr-TR"/>
        </w:rPr>
        <w:t>emailin</w:t>
      </w:r>
      <w:proofErr w:type="spellEnd"/>
      <w:r w:rsidRPr="00D00A62">
        <w:rPr>
          <w:rFonts w:ascii="Times New Roman" w:eastAsia="Times New Roman" w:hAnsi="Times New Roman" w:cs="Times New Roman"/>
          <w:i/>
          <w:iCs/>
          <w:color w:val="FF6600"/>
          <w:sz w:val="24"/>
          <w:szCs w:val="24"/>
          <w:lang w:eastAsia="tr-TR"/>
        </w:rPr>
        <w:t xml:space="preserve"> zaten veritabanında olduğunu tespit eder. Sistem, kullanıcıya hata mesajını iletir ve kullanıcıyı kayıt sayfasında yönlendirir.</w:t>
      </w:r>
      <w:r w:rsidRPr="00D00A62">
        <w:rPr>
          <w:rFonts w:ascii="Times New Roman" w:eastAsia="Times New Roman" w:hAnsi="Times New Roman" w:cs="Times New Roman"/>
          <w:i/>
          <w:iCs/>
          <w:sz w:val="24"/>
          <w:szCs w:val="24"/>
          <w:lang w:eastAsia="tr-TR"/>
        </w:rPr>
        <w:t>”</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Şifrenin boş olması ya da uygun olmaması durumunda şöyle bir senaryoya sahip olabiliriz: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i/>
          <w:iCs/>
          <w:sz w:val="24"/>
          <w:szCs w:val="24"/>
          <w:lang w:eastAsia="tr-TR"/>
        </w:rPr>
        <w:t>“</w:t>
      </w:r>
      <w:r w:rsidRPr="00D00A62">
        <w:rPr>
          <w:rFonts w:ascii="Times New Roman" w:eastAsia="Times New Roman" w:hAnsi="Times New Roman" w:cs="Times New Roman"/>
          <w:i/>
          <w:iCs/>
          <w:color w:val="FF6600"/>
          <w:sz w:val="24"/>
          <w:szCs w:val="24"/>
          <w:lang w:eastAsia="tr-TR"/>
        </w:rPr>
        <w:t xml:space="preserve">Sistem kullanıcıya kayıt sayfasını gösterir. Kullanıcı; isim, </w:t>
      </w:r>
      <w:proofErr w:type="spellStart"/>
      <w:r w:rsidRPr="00D00A62">
        <w:rPr>
          <w:rFonts w:ascii="Times New Roman" w:eastAsia="Times New Roman" w:hAnsi="Times New Roman" w:cs="Times New Roman"/>
          <w:i/>
          <w:iCs/>
          <w:color w:val="FF6600"/>
          <w:sz w:val="24"/>
          <w:szCs w:val="24"/>
          <w:lang w:eastAsia="tr-TR"/>
        </w:rPr>
        <w:t>email</w:t>
      </w:r>
      <w:proofErr w:type="spellEnd"/>
      <w:r w:rsidRPr="00D00A62">
        <w:rPr>
          <w:rFonts w:ascii="Times New Roman" w:eastAsia="Times New Roman" w:hAnsi="Times New Roman" w:cs="Times New Roman"/>
          <w:i/>
          <w:iCs/>
          <w:color w:val="FF6600"/>
          <w:sz w:val="24"/>
          <w:szCs w:val="24"/>
          <w:lang w:eastAsia="tr-TR"/>
        </w:rPr>
        <w:t xml:space="preserve">, kullanıcı adı ve şifre bilgilerini </w:t>
      </w:r>
      <w:proofErr w:type="spellStart"/>
      <w:r w:rsidRPr="00D00A62">
        <w:rPr>
          <w:rFonts w:ascii="Times New Roman" w:eastAsia="Times New Roman" w:hAnsi="Times New Roman" w:cs="Times New Roman"/>
          <w:i/>
          <w:iCs/>
          <w:color w:val="FF6600"/>
          <w:sz w:val="24"/>
          <w:szCs w:val="24"/>
          <w:lang w:eastAsia="tr-TR"/>
        </w:rPr>
        <w:t>girererek</w:t>
      </w:r>
      <w:proofErr w:type="spellEnd"/>
      <w:r w:rsidRPr="00D00A62">
        <w:rPr>
          <w:rFonts w:ascii="Times New Roman" w:eastAsia="Times New Roman" w:hAnsi="Times New Roman" w:cs="Times New Roman"/>
          <w:i/>
          <w:iCs/>
          <w:color w:val="FF6600"/>
          <w:sz w:val="24"/>
          <w:szCs w:val="24"/>
          <w:lang w:eastAsia="tr-TR"/>
        </w:rPr>
        <w:t xml:space="preserve"> “kaydet” butonuna tıklar. Sistem şifreyi doğrulayamaz. Sistem, kullanıcıya hata mesajını iletir ve kullanıcıyı kayıt sayfasında yönlendirir.</w:t>
      </w:r>
      <w:r w:rsidRPr="00D00A62">
        <w:rPr>
          <w:rFonts w:ascii="Times New Roman" w:eastAsia="Times New Roman" w:hAnsi="Times New Roman" w:cs="Times New Roman"/>
          <w:i/>
          <w:iCs/>
          <w:sz w:val="24"/>
          <w:szCs w:val="24"/>
          <w:lang w:eastAsia="tr-TR"/>
        </w:rPr>
        <w:t>”</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Kullanıcıdan kaynaklanan bir eksiklik olduğunda, alternatif adımlar devreye girer ve etkileşim belli bir yerden devam eder.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lastRenderedPageBreak/>
        <w:t xml:space="preserve">Hata senaryoları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case’in</w:t>
      </w:r>
      <w:proofErr w:type="spellEnd"/>
      <w:r w:rsidRPr="00D00A62">
        <w:rPr>
          <w:rFonts w:ascii="Times New Roman" w:eastAsia="Times New Roman" w:hAnsi="Times New Roman" w:cs="Times New Roman"/>
          <w:sz w:val="24"/>
          <w:szCs w:val="24"/>
          <w:lang w:eastAsia="tr-TR"/>
        </w:rPr>
        <w:t xml:space="preserve"> bir problemler karşılaştığını ve akışın kesilmesi gerektiği durumlarda </w:t>
      </w:r>
      <w:proofErr w:type="spellStart"/>
      <w:r w:rsidRPr="00D00A62">
        <w:rPr>
          <w:rFonts w:ascii="Times New Roman" w:eastAsia="Times New Roman" w:hAnsi="Times New Roman" w:cs="Times New Roman"/>
          <w:sz w:val="24"/>
          <w:szCs w:val="24"/>
          <w:lang w:eastAsia="tr-TR"/>
        </w:rPr>
        <w:t>işletililirler</w:t>
      </w:r>
      <w:proofErr w:type="spellEnd"/>
      <w:r w:rsidRPr="00D00A62">
        <w:rPr>
          <w:rFonts w:ascii="Times New Roman" w:eastAsia="Times New Roman" w:hAnsi="Times New Roman" w:cs="Times New Roman"/>
          <w:sz w:val="24"/>
          <w:szCs w:val="24"/>
          <w:lang w:eastAsia="tr-TR"/>
        </w:rPr>
        <w:t>.</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b/>
          <w:bCs/>
          <w:sz w:val="24"/>
          <w:szCs w:val="24"/>
          <w:lang w:eastAsia="tr-TR"/>
        </w:rPr>
        <w:t>Not:</w:t>
      </w:r>
      <w:r w:rsidRPr="00D00A62">
        <w:rPr>
          <w:rFonts w:ascii="Times New Roman" w:eastAsia="Times New Roman" w:hAnsi="Times New Roman" w:cs="Times New Roman"/>
          <w:sz w:val="24"/>
          <w:szCs w:val="24"/>
          <w:lang w:eastAsia="tr-TR"/>
        </w:rPr>
        <w:t xml:space="preserve"> Hata senaryoları ile alternatif senaryolar, hala tartışma konusu. Kimisi bizim yukarıdaki alternatif senaryoları hata senaryosu olarak yorumluyor. Hata senaryosunda akış sorun olduğu anda kesilir ve devam etmez; ama alternatif senaryosunda akış başka adımlardan başlayarak devam eder.</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Use</w:t>
      </w:r>
      <w:proofErr w:type="spellEnd"/>
      <w:r w:rsidRPr="00D00A62">
        <w:rPr>
          <w:rFonts w:ascii="Times New Roman" w:eastAsia="Times New Roman" w:hAnsi="Times New Roman" w:cs="Times New Roman"/>
          <w:b/>
          <w:bCs/>
          <w:sz w:val="27"/>
          <w:szCs w:val="27"/>
          <w:lang w:eastAsia="tr-TR"/>
        </w:rPr>
        <w:t xml:space="preserve"> </w:t>
      </w:r>
      <w:proofErr w:type="spellStart"/>
      <w:r w:rsidRPr="00D00A62">
        <w:rPr>
          <w:rFonts w:ascii="Times New Roman" w:eastAsia="Times New Roman" w:hAnsi="Times New Roman" w:cs="Times New Roman"/>
          <w:b/>
          <w:bCs/>
          <w:sz w:val="27"/>
          <w:szCs w:val="27"/>
          <w:lang w:eastAsia="tr-TR"/>
        </w:rPr>
        <w:t>Case’ler</w:t>
      </w:r>
      <w:proofErr w:type="spellEnd"/>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Giriş kısmında bahsedildiği gibi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caseleri</w:t>
      </w:r>
      <w:proofErr w:type="spellEnd"/>
      <w:r w:rsidRPr="00D00A62">
        <w:rPr>
          <w:rFonts w:ascii="Times New Roman" w:eastAsia="Times New Roman" w:hAnsi="Times New Roman" w:cs="Times New Roman"/>
          <w:sz w:val="24"/>
          <w:szCs w:val="24"/>
          <w:lang w:eastAsia="tr-TR"/>
        </w:rPr>
        <w:t xml:space="preserve"> daha ayrıntılı ve </w:t>
      </w:r>
      <w:proofErr w:type="spellStart"/>
      <w:r w:rsidRPr="00D00A62">
        <w:rPr>
          <w:rFonts w:ascii="Times New Roman" w:eastAsia="Times New Roman" w:hAnsi="Times New Roman" w:cs="Times New Roman"/>
          <w:sz w:val="24"/>
          <w:szCs w:val="24"/>
          <w:lang w:eastAsia="tr-TR"/>
        </w:rPr>
        <w:t>döküman</w:t>
      </w:r>
      <w:proofErr w:type="spellEnd"/>
      <w:r w:rsidRPr="00D00A62">
        <w:rPr>
          <w:rFonts w:ascii="Times New Roman" w:eastAsia="Times New Roman" w:hAnsi="Times New Roman" w:cs="Times New Roman"/>
          <w:sz w:val="24"/>
          <w:szCs w:val="24"/>
          <w:lang w:eastAsia="tr-TR"/>
        </w:rPr>
        <w:t xml:space="preserve"> formatında yazmak mümkün. Özellikle büyük projelerde, her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dökümante</w:t>
      </w:r>
      <w:proofErr w:type="spellEnd"/>
      <w:r w:rsidRPr="00D00A62">
        <w:rPr>
          <w:rFonts w:ascii="Times New Roman" w:eastAsia="Times New Roman" w:hAnsi="Times New Roman" w:cs="Times New Roman"/>
          <w:sz w:val="24"/>
          <w:szCs w:val="24"/>
          <w:lang w:eastAsia="tr-TR"/>
        </w:rPr>
        <w:t xml:space="preserve"> edilirken bu şablon daha çok kullanılmaktadır. Her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zorluk derecesi, hangi aktör(</w:t>
      </w:r>
      <w:proofErr w:type="spellStart"/>
      <w:r w:rsidRPr="00D00A62">
        <w:rPr>
          <w:rFonts w:ascii="Times New Roman" w:eastAsia="Times New Roman" w:hAnsi="Times New Roman" w:cs="Times New Roman"/>
          <w:sz w:val="24"/>
          <w:szCs w:val="24"/>
          <w:lang w:eastAsia="tr-TR"/>
        </w:rPr>
        <w:t>ler</w:t>
      </w:r>
      <w:proofErr w:type="spellEnd"/>
      <w:r w:rsidRPr="00D00A62">
        <w:rPr>
          <w:rFonts w:ascii="Times New Roman" w:eastAsia="Times New Roman" w:hAnsi="Times New Roman" w:cs="Times New Roman"/>
          <w:sz w:val="24"/>
          <w:szCs w:val="24"/>
          <w:lang w:eastAsia="tr-TR"/>
        </w:rPr>
        <w:t xml:space="preserve">) ile ilişkili olduğu, öncelik,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case’in</w:t>
      </w:r>
      <w:proofErr w:type="spellEnd"/>
      <w:r w:rsidRPr="00D00A62">
        <w:rPr>
          <w:rFonts w:ascii="Times New Roman" w:eastAsia="Times New Roman" w:hAnsi="Times New Roman" w:cs="Times New Roman"/>
          <w:sz w:val="24"/>
          <w:szCs w:val="24"/>
          <w:lang w:eastAsia="tr-TR"/>
        </w:rPr>
        <w:t xml:space="preserve"> gerçekleşmesi için gerekli ön koşullar (</w:t>
      </w:r>
      <w:proofErr w:type="spellStart"/>
      <w:r w:rsidRPr="00D00A62">
        <w:rPr>
          <w:rFonts w:ascii="Times New Roman" w:eastAsia="Times New Roman" w:hAnsi="Times New Roman" w:cs="Times New Roman"/>
          <w:sz w:val="24"/>
          <w:szCs w:val="24"/>
          <w:lang w:eastAsia="tr-TR"/>
        </w:rPr>
        <w:t>preconditions</w:t>
      </w:r>
      <w:proofErr w:type="spellEnd"/>
      <w:r w:rsidRPr="00D00A62">
        <w:rPr>
          <w:rFonts w:ascii="Times New Roman" w:eastAsia="Times New Roman" w:hAnsi="Times New Roman" w:cs="Times New Roman"/>
          <w:sz w:val="24"/>
          <w:szCs w:val="24"/>
          <w:lang w:eastAsia="tr-TR"/>
        </w:rPr>
        <w:t xml:space="preserve">),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temel senaryo, alternatif senaryolar ve projeden projeye değişen tonla bilgi içerebilir.</w:t>
      </w:r>
      <w:r w:rsidRPr="00D00A62">
        <w:rPr>
          <w:rFonts w:ascii="Times New Roman" w:eastAsia="Times New Roman" w:hAnsi="Times New Roman" w:cs="Times New Roman"/>
          <w:sz w:val="24"/>
          <w:szCs w:val="24"/>
          <w:lang w:eastAsia="tr-TR"/>
        </w:rPr>
        <w:br/>
        <w:t xml:space="preserve">Kayıt ol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case’ini</w:t>
      </w:r>
      <w:proofErr w:type="spellEnd"/>
      <w:r w:rsidRPr="00D00A62">
        <w:rPr>
          <w:rFonts w:ascii="Times New Roman" w:eastAsia="Times New Roman" w:hAnsi="Times New Roman" w:cs="Times New Roman"/>
          <w:sz w:val="24"/>
          <w:szCs w:val="24"/>
          <w:lang w:eastAsia="tr-TR"/>
        </w:rPr>
        <w:t xml:space="preserve"> şu şekilde </w:t>
      </w:r>
      <w:proofErr w:type="spellStart"/>
      <w:r w:rsidRPr="00D00A62">
        <w:rPr>
          <w:rFonts w:ascii="Times New Roman" w:eastAsia="Times New Roman" w:hAnsi="Times New Roman" w:cs="Times New Roman"/>
          <w:sz w:val="24"/>
          <w:szCs w:val="24"/>
          <w:lang w:eastAsia="tr-TR"/>
        </w:rPr>
        <w:t>dökümante</w:t>
      </w:r>
      <w:proofErr w:type="spellEnd"/>
      <w:r w:rsidRPr="00D00A62">
        <w:rPr>
          <w:rFonts w:ascii="Times New Roman" w:eastAsia="Times New Roman" w:hAnsi="Times New Roman" w:cs="Times New Roman"/>
          <w:sz w:val="24"/>
          <w:szCs w:val="24"/>
          <w:lang w:eastAsia="tr-TR"/>
        </w:rPr>
        <w:t xml:space="preserve"> edebiliriz:</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90"/>
        <w:gridCol w:w="6802"/>
      </w:tblGrid>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UC1- Kayıt Ol</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olmayan kullanıcı</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 sisteme kayıt olmasını sağlamak</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Sistemde yapılacak ekleme/çıkarma </w:t>
            </w:r>
            <w:proofErr w:type="spellStart"/>
            <w:r w:rsidRPr="00D00A62">
              <w:rPr>
                <w:rFonts w:ascii="Times New Roman" w:eastAsia="Times New Roman" w:hAnsi="Times New Roman" w:cs="Times New Roman"/>
                <w:sz w:val="24"/>
                <w:szCs w:val="24"/>
                <w:lang w:eastAsia="tr-TR"/>
              </w:rPr>
              <w:t>gib</w:t>
            </w:r>
            <w:proofErr w:type="spellEnd"/>
            <w:r w:rsidRPr="00D00A62">
              <w:rPr>
                <w:rFonts w:ascii="Times New Roman" w:eastAsia="Times New Roman" w:hAnsi="Times New Roman" w:cs="Times New Roman"/>
                <w:sz w:val="24"/>
                <w:szCs w:val="24"/>
                <w:lang w:eastAsia="tr-TR"/>
              </w:rPr>
              <w:t xml:space="preserve"> işlemler yapabilmek için, kayıtlı bir kullanıcıya ihtiyaç vardır.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w:t>
            </w:r>
            <w:proofErr w:type="spellEnd"/>
            <w:r w:rsidRPr="00D00A62">
              <w:rPr>
                <w:rFonts w:ascii="Times New Roman" w:eastAsia="Times New Roman" w:hAnsi="Times New Roman" w:cs="Times New Roman"/>
                <w:sz w:val="24"/>
                <w:szCs w:val="24"/>
                <w:lang w:eastAsia="tr-TR"/>
              </w:rPr>
              <w:t xml:space="preserve"> kayıtlı olmayan kullanıcıların, sisteme kayıt olması işlemi ele alınmaktadır.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Orta</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kayıt sayfasına girmesi</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kayıt sayfasında bulunması</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1. Sistem kullanıcıya kayıt sayfasını gösterir.</w:t>
            </w:r>
            <w:r w:rsidRPr="00D00A62">
              <w:rPr>
                <w:rFonts w:ascii="Times New Roman" w:eastAsia="Times New Roman" w:hAnsi="Times New Roman" w:cs="Times New Roman"/>
                <w:sz w:val="24"/>
                <w:szCs w:val="24"/>
                <w:lang w:eastAsia="tr-TR"/>
              </w:rPr>
              <w:br/>
              <w:t xml:space="preserve">2. Kullanıcı; isim, </w:t>
            </w:r>
            <w:proofErr w:type="spellStart"/>
            <w:r w:rsidRPr="00D00A62">
              <w:rPr>
                <w:rFonts w:ascii="Times New Roman" w:eastAsia="Times New Roman" w:hAnsi="Times New Roman" w:cs="Times New Roman"/>
                <w:sz w:val="24"/>
                <w:szCs w:val="24"/>
                <w:lang w:eastAsia="tr-TR"/>
              </w:rPr>
              <w:t>email</w:t>
            </w:r>
            <w:proofErr w:type="spellEnd"/>
            <w:r w:rsidRPr="00D00A62">
              <w:rPr>
                <w:rFonts w:ascii="Times New Roman" w:eastAsia="Times New Roman" w:hAnsi="Times New Roman" w:cs="Times New Roman"/>
                <w:sz w:val="24"/>
                <w:szCs w:val="24"/>
                <w:lang w:eastAsia="tr-TR"/>
              </w:rPr>
              <w:t>, kullanıcı adı ve şifre bilgilerini girer.</w:t>
            </w:r>
            <w:r w:rsidRPr="00D00A62">
              <w:rPr>
                <w:rFonts w:ascii="Times New Roman" w:eastAsia="Times New Roman" w:hAnsi="Times New Roman" w:cs="Times New Roman"/>
                <w:sz w:val="24"/>
                <w:szCs w:val="24"/>
                <w:lang w:eastAsia="tr-TR"/>
              </w:rPr>
              <w:br/>
              <w:t>3. Kullanıcı “kaydet” butonuna tıklar.</w:t>
            </w:r>
            <w:r w:rsidRPr="00D00A62">
              <w:rPr>
                <w:rFonts w:ascii="Times New Roman" w:eastAsia="Times New Roman" w:hAnsi="Times New Roman" w:cs="Times New Roman"/>
                <w:sz w:val="24"/>
                <w:szCs w:val="24"/>
                <w:lang w:eastAsia="tr-TR"/>
              </w:rPr>
              <w:br/>
              <w:t>4. Sistem tüm verileri kontrol ederek doğrular.</w:t>
            </w:r>
            <w:r w:rsidRPr="00D00A62">
              <w:rPr>
                <w:rFonts w:ascii="Times New Roman" w:eastAsia="Times New Roman" w:hAnsi="Times New Roman" w:cs="Times New Roman"/>
                <w:sz w:val="24"/>
                <w:szCs w:val="24"/>
                <w:lang w:eastAsia="tr-TR"/>
              </w:rPr>
              <w:br/>
              <w:t xml:space="preserve">5. Sistem, kullanıcıyı </w:t>
            </w:r>
            <w:proofErr w:type="spellStart"/>
            <w:r w:rsidRPr="00D00A62">
              <w:rPr>
                <w:rFonts w:ascii="Times New Roman" w:eastAsia="Times New Roman" w:hAnsi="Times New Roman" w:cs="Times New Roman"/>
                <w:sz w:val="24"/>
                <w:szCs w:val="24"/>
                <w:lang w:eastAsia="tr-TR"/>
              </w:rPr>
              <w:t>anasayfaya</w:t>
            </w:r>
            <w:proofErr w:type="spellEnd"/>
            <w:r w:rsidRPr="00D00A62">
              <w:rPr>
                <w:rFonts w:ascii="Times New Roman" w:eastAsia="Times New Roman" w:hAnsi="Times New Roman" w:cs="Times New Roman"/>
                <w:sz w:val="24"/>
                <w:szCs w:val="24"/>
                <w:lang w:eastAsia="tr-TR"/>
              </w:rPr>
              <w:t xml:space="preserve"> yönlendirir.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4a. Sistem </w:t>
            </w:r>
            <w:proofErr w:type="spellStart"/>
            <w:r w:rsidRPr="00D00A62">
              <w:rPr>
                <w:rFonts w:ascii="Times New Roman" w:eastAsia="Times New Roman" w:hAnsi="Times New Roman" w:cs="Times New Roman"/>
                <w:sz w:val="24"/>
                <w:szCs w:val="24"/>
                <w:lang w:eastAsia="tr-TR"/>
              </w:rPr>
              <w:t>emailin</w:t>
            </w:r>
            <w:proofErr w:type="spellEnd"/>
            <w:r w:rsidRPr="00D00A62">
              <w:rPr>
                <w:rFonts w:ascii="Times New Roman" w:eastAsia="Times New Roman" w:hAnsi="Times New Roman" w:cs="Times New Roman"/>
                <w:sz w:val="24"/>
                <w:szCs w:val="24"/>
                <w:lang w:eastAsia="tr-TR"/>
              </w:rPr>
              <w:t xml:space="preserve"> sistemde kayıtlı olduğunu tespit eder ve kullanıcıyı 1. adıma yönlendirir.</w:t>
            </w:r>
            <w:r w:rsidRPr="00D00A62">
              <w:rPr>
                <w:rFonts w:ascii="Times New Roman" w:eastAsia="Times New Roman" w:hAnsi="Times New Roman" w:cs="Times New Roman"/>
                <w:sz w:val="24"/>
                <w:szCs w:val="24"/>
                <w:lang w:eastAsia="tr-TR"/>
              </w:rPr>
              <w:br/>
              <w:t>4b. Sistem şifreyi doğrulayamaz ve kullanıcıyı 1. adıma yönlendirir.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Dikkat edilirse, alternatif senaryodaki adımlar, temel senaryodaki 4. adıma alternatif olarak işletiliyorlar. “Yapılacak Sil” kullanım durumu ise şu şekildedir.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677"/>
        <w:gridCol w:w="6515"/>
      </w:tblGrid>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 -4 Yapılacak Sil</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kullanıcı</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gramStart"/>
            <w:r w:rsidRPr="00D00A62">
              <w:rPr>
                <w:rFonts w:ascii="Times New Roman" w:eastAsia="Times New Roman" w:hAnsi="Times New Roman" w:cs="Times New Roman"/>
                <w:sz w:val="24"/>
                <w:szCs w:val="24"/>
                <w:lang w:eastAsia="tr-TR"/>
              </w:rPr>
              <w:t>Kullanıcın kendi oluşturduğu bir yapılacağı silmek.</w:t>
            </w:r>
            <w:proofErr w:type="gram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daha önce oluşturduğu bir görevi seçip silmek isteyebilir. Bu kullanım durumu, kullanıcının yapılacağı silmesi ile ilgili bilgileri içerir.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Kolay</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lastRenderedPageBreak/>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listeden bir yapılacak seçer ve “sil” butonuna basar.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sisteme giriş yapmış olması ve yapılacak oluşturmuş olması gerekir.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1. Sistem kullanıcıya yapılacak listesini gösterir.</w:t>
            </w:r>
            <w:r w:rsidRPr="00D00A62">
              <w:rPr>
                <w:rFonts w:ascii="Times New Roman" w:eastAsia="Times New Roman" w:hAnsi="Times New Roman" w:cs="Times New Roman"/>
                <w:sz w:val="24"/>
                <w:szCs w:val="24"/>
                <w:lang w:eastAsia="tr-TR"/>
              </w:rPr>
              <w:br/>
              <w:t>2. Kullanıcı yapılacaklardan birisini seçer.</w:t>
            </w:r>
            <w:r w:rsidRPr="00D00A62">
              <w:rPr>
                <w:rFonts w:ascii="Times New Roman" w:eastAsia="Times New Roman" w:hAnsi="Times New Roman" w:cs="Times New Roman"/>
                <w:sz w:val="24"/>
                <w:szCs w:val="24"/>
                <w:lang w:eastAsia="tr-TR"/>
              </w:rPr>
              <w:br/>
              <w:t>3. Kullanıcı “yapılacak sil” butonuna basar.</w:t>
            </w:r>
            <w:r w:rsidRPr="00D00A62">
              <w:rPr>
                <w:rFonts w:ascii="Times New Roman" w:eastAsia="Times New Roman" w:hAnsi="Times New Roman" w:cs="Times New Roman"/>
                <w:sz w:val="24"/>
                <w:szCs w:val="24"/>
                <w:lang w:eastAsia="tr-TR"/>
              </w:rPr>
              <w:br/>
              <w:t>4. Sistem “emin misiniz?” diyerek teyit alır.</w:t>
            </w:r>
            <w:r w:rsidRPr="00D00A62">
              <w:rPr>
                <w:rFonts w:ascii="Times New Roman" w:eastAsia="Times New Roman" w:hAnsi="Times New Roman" w:cs="Times New Roman"/>
                <w:sz w:val="24"/>
                <w:szCs w:val="24"/>
                <w:lang w:eastAsia="tr-TR"/>
              </w:rPr>
              <w:br/>
              <w:t>5. Kullanıcı, “evet” butonuna tıklar.</w:t>
            </w:r>
            <w:r w:rsidRPr="00D00A62">
              <w:rPr>
                <w:rFonts w:ascii="Times New Roman" w:eastAsia="Times New Roman" w:hAnsi="Times New Roman" w:cs="Times New Roman"/>
                <w:sz w:val="24"/>
                <w:szCs w:val="24"/>
                <w:lang w:eastAsia="tr-TR"/>
              </w:rPr>
              <w:br/>
              <w:t xml:space="preserve">6. Sistem </w:t>
            </w:r>
            <w:proofErr w:type="spellStart"/>
            <w:r w:rsidRPr="00D00A62">
              <w:rPr>
                <w:rFonts w:ascii="Times New Roman" w:eastAsia="Times New Roman" w:hAnsi="Times New Roman" w:cs="Times New Roman"/>
                <w:sz w:val="24"/>
                <w:szCs w:val="24"/>
                <w:lang w:eastAsia="tr-TR"/>
              </w:rPr>
              <w:t>yapılacak’ı</w:t>
            </w:r>
            <w:proofErr w:type="spellEnd"/>
            <w:r w:rsidRPr="00D00A62">
              <w:rPr>
                <w:rFonts w:ascii="Times New Roman" w:eastAsia="Times New Roman" w:hAnsi="Times New Roman" w:cs="Times New Roman"/>
                <w:sz w:val="24"/>
                <w:szCs w:val="24"/>
                <w:lang w:eastAsia="tr-TR"/>
              </w:rPr>
              <w:t xml:space="preserve"> siler.</w:t>
            </w:r>
            <w:r w:rsidRPr="00D00A62">
              <w:rPr>
                <w:rFonts w:ascii="Times New Roman" w:eastAsia="Times New Roman" w:hAnsi="Times New Roman" w:cs="Times New Roman"/>
                <w:sz w:val="24"/>
                <w:szCs w:val="24"/>
                <w:lang w:eastAsia="tr-TR"/>
              </w:rPr>
              <w:br/>
              <w:t>7. Sistem yapılacak listesini gösterir.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5a1.Kullanıcı “hayır” butonuna tıklar.</w:t>
            </w:r>
            <w:r w:rsidRPr="00D00A62">
              <w:rPr>
                <w:rFonts w:ascii="Times New Roman" w:eastAsia="Times New Roman" w:hAnsi="Times New Roman" w:cs="Times New Roman"/>
                <w:sz w:val="24"/>
                <w:szCs w:val="24"/>
                <w:lang w:eastAsia="tr-TR"/>
              </w:rPr>
              <w:br/>
              <w:t>5a2. Sistem kullanıcıyı yapılacak listesi sayfasına yönlendirir.</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Hata Senaryosu</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6a1 Sistem silinecek “</w:t>
            </w:r>
            <w:proofErr w:type="spellStart"/>
            <w:r w:rsidRPr="00D00A62">
              <w:rPr>
                <w:rFonts w:ascii="Times New Roman" w:eastAsia="Times New Roman" w:hAnsi="Times New Roman" w:cs="Times New Roman"/>
                <w:sz w:val="24"/>
                <w:szCs w:val="24"/>
                <w:lang w:eastAsia="tr-TR"/>
              </w:rPr>
              <w:t>yapılacak’ı</w:t>
            </w:r>
            <w:proofErr w:type="spellEnd"/>
            <w:r w:rsidRPr="00D00A62">
              <w:rPr>
                <w:rFonts w:ascii="Times New Roman" w:eastAsia="Times New Roman" w:hAnsi="Times New Roman" w:cs="Times New Roman"/>
                <w:sz w:val="24"/>
                <w:szCs w:val="24"/>
                <w:lang w:eastAsia="tr-TR"/>
              </w:rPr>
              <w:t>” bulamaz.</w:t>
            </w:r>
            <w:r w:rsidRPr="00D00A62">
              <w:rPr>
                <w:rFonts w:ascii="Times New Roman" w:eastAsia="Times New Roman" w:hAnsi="Times New Roman" w:cs="Times New Roman"/>
                <w:sz w:val="24"/>
                <w:szCs w:val="24"/>
                <w:lang w:eastAsia="tr-TR"/>
              </w:rPr>
              <w:br/>
              <w:t>6a2. Sistem kullanıcıyı yapılacak listesi sayfasına yönlendirir.</w:t>
            </w:r>
          </w:p>
        </w:tc>
      </w:tr>
    </w:tbl>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Sonuç</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diyagramları belki de en çok kullanılan UML diyagramı olup, her türlü uygulama geliştirme projesinde, bu sürecin her aşamasında ve her detayda kullanılabilen sistemin daha doğru çözümlenmesine katkıda bulunan önemi yadsınamaz teknolojilerden birisidir.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Bu yazıda, kullanım durumlarının ne olduğuna, nasıl kullanılması gerektiğine değindik. Uygulamamızı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diyagramı kullanarak analiz etmeye çalıştık. Sonraki yazıda daha ayrıntılı olarak ekranların şablon (</w:t>
      </w:r>
      <w:proofErr w:type="spellStart"/>
      <w:r w:rsidRPr="00D00A62">
        <w:rPr>
          <w:rFonts w:ascii="Times New Roman" w:eastAsia="Times New Roman" w:hAnsi="Times New Roman" w:cs="Times New Roman"/>
          <w:sz w:val="24"/>
          <w:szCs w:val="24"/>
          <w:lang w:eastAsia="tr-TR"/>
        </w:rPr>
        <w:t>mockup</w:t>
      </w:r>
      <w:proofErr w:type="spellEnd"/>
      <w:r w:rsidRPr="00D00A62">
        <w:rPr>
          <w:rFonts w:ascii="Times New Roman" w:eastAsia="Times New Roman" w:hAnsi="Times New Roman" w:cs="Times New Roman"/>
          <w:sz w:val="24"/>
          <w:szCs w:val="24"/>
          <w:lang w:eastAsia="tr-TR"/>
        </w:rPr>
        <w:t>) tasarımlarıyla beraber analizimize devam edeceğiz.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Son olarak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oluştururken şunlara dikkat etmeliyiz:</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Aktör’lerin sistem dışından olmasına dikkat etmelisiniz.</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Her bir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case’e</w:t>
      </w:r>
      <w:proofErr w:type="spellEnd"/>
      <w:r w:rsidRPr="00D00A62">
        <w:rPr>
          <w:rFonts w:ascii="Times New Roman" w:eastAsia="Times New Roman" w:hAnsi="Times New Roman" w:cs="Times New Roman"/>
          <w:sz w:val="24"/>
          <w:szCs w:val="24"/>
          <w:lang w:eastAsia="tr-TR"/>
        </w:rPr>
        <w:t xml:space="preserve"> özgü bir isim verilmelidir.</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Kesinlikle mükemmeliyetçilikten uzak durulmalıdır. Önce basit olarak başlayıp, sonra üzerine koyarak gitmek, gereksinimler değiştiğinde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case’leri</w:t>
      </w:r>
      <w:proofErr w:type="spellEnd"/>
      <w:r w:rsidRPr="00D00A62">
        <w:rPr>
          <w:rFonts w:ascii="Times New Roman" w:eastAsia="Times New Roman" w:hAnsi="Times New Roman" w:cs="Times New Roman"/>
          <w:sz w:val="24"/>
          <w:szCs w:val="24"/>
          <w:lang w:eastAsia="tr-TR"/>
        </w:rPr>
        <w:t xml:space="preserve"> güncellemek en mantıklısıdır.</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İsimlendirmelere dikkat edilmelidir.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isimleri fiil cümlesi olmalıdır.</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Gereğinden fazla karmaşık, kalabalık olmamalıdır.</w:t>
      </w:r>
    </w:p>
    <w:p w:rsidR="00D00A62" w:rsidRPr="00D00A62" w:rsidRDefault="00D00A62" w:rsidP="00D00A62">
      <w:pPr>
        <w:numPr>
          <w:ilvl w:val="0"/>
          <w:numId w:val="3"/>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Tablo biçiminde gösterilecek kullanım durumu da basit olmalıdır.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Sonraki yazıda görüşmek dileğiyle…</w:t>
      </w:r>
    </w:p>
    <w:p w:rsidR="00D00A62" w:rsidRDefault="00D00A62">
      <w:r>
        <w:br w:type="page"/>
      </w:r>
    </w:p>
    <w:p w:rsidR="00D00A62" w:rsidRPr="00D00A62" w:rsidRDefault="00AE0E4A"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B</w:t>
      </w:r>
      <w:r w:rsidR="00D00A62" w:rsidRPr="00D00A62">
        <w:rPr>
          <w:rFonts w:ascii="Times New Roman" w:eastAsia="Times New Roman" w:hAnsi="Times New Roman" w:cs="Times New Roman"/>
          <w:sz w:val="24"/>
          <w:szCs w:val="24"/>
          <w:lang w:eastAsia="tr-TR"/>
        </w:rPr>
        <w:t xml:space="preserve">ir önceki yazıda, analizimize </w:t>
      </w:r>
      <w:proofErr w:type="spellStart"/>
      <w:r w:rsidR="00D00A62" w:rsidRPr="00D00A62">
        <w:rPr>
          <w:rFonts w:ascii="Times New Roman" w:eastAsia="Times New Roman" w:hAnsi="Times New Roman" w:cs="Times New Roman"/>
          <w:sz w:val="24"/>
          <w:szCs w:val="24"/>
          <w:lang w:eastAsia="tr-TR"/>
        </w:rPr>
        <w:t>use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case’ler</w:t>
      </w:r>
      <w:proofErr w:type="spellEnd"/>
      <w:r w:rsidR="00D00A62" w:rsidRPr="00D00A62">
        <w:rPr>
          <w:rFonts w:ascii="Times New Roman" w:eastAsia="Times New Roman" w:hAnsi="Times New Roman" w:cs="Times New Roman"/>
          <w:sz w:val="24"/>
          <w:szCs w:val="24"/>
          <w:lang w:eastAsia="tr-TR"/>
        </w:rPr>
        <w:t xml:space="preserve"> ile başlamıştık. Bu yazıda </w:t>
      </w:r>
      <w:proofErr w:type="spellStart"/>
      <w:r w:rsidR="00D00A62" w:rsidRPr="00D00A62">
        <w:rPr>
          <w:rFonts w:ascii="Times New Roman" w:eastAsia="Times New Roman" w:hAnsi="Times New Roman" w:cs="Times New Roman"/>
          <w:sz w:val="24"/>
          <w:szCs w:val="24"/>
          <w:lang w:eastAsia="tr-TR"/>
        </w:rPr>
        <w:t>use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case’lere</w:t>
      </w:r>
      <w:proofErr w:type="spellEnd"/>
      <w:r w:rsidR="00D00A62" w:rsidRPr="00D00A62">
        <w:rPr>
          <w:rFonts w:ascii="Times New Roman" w:eastAsia="Times New Roman" w:hAnsi="Times New Roman" w:cs="Times New Roman"/>
          <w:sz w:val="24"/>
          <w:szCs w:val="24"/>
          <w:lang w:eastAsia="tr-TR"/>
        </w:rPr>
        <w:t xml:space="preserve"> kaldığımız yerden devam edeceğiz. </w:t>
      </w:r>
      <w:proofErr w:type="spellStart"/>
      <w:r w:rsidR="00D00A62" w:rsidRPr="00D00A62">
        <w:rPr>
          <w:rFonts w:ascii="Times New Roman" w:eastAsia="Times New Roman" w:hAnsi="Times New Roman" w:cs="Times New Roman"/>
          <w:sz w:val="24"/>
          <w:szCs w:val="24"/>
          <w:lang w:eastAsia="tr-TR"/>
        </w:rPr>
        <w:t>YapLIST</w:t>
      </w:r>
      <w:proofErr w:type="spellEnd"/>
      <w:r w:rsidR="00D00A62" w:rsidRPr="00D00A62">
        <w:rPr>
          <w:rFonts w:ascii="Times New Roman" w:eastAsia="Times New Roman" w:hAnsi="Times New Roman" w:cs="Times New Roman"/>
          <w:sz w:val="24"/>
          <w:szCs w:val="24"/>
          <w:lang w:eastAsia="tr-TR"/>
        </w:rPr>
        <w:t xml:space="preserve"> uygulamamıza ait önceden belirlenen her bir </w:t>
      </w:r>
      <w:proofErr w:type="spellStart"/>
      <w:r w:rsidR="00D00A62" w:rsidRPr="00D00A62">
        <w:rPr>
          <w:rFonts w:ascii="Times New Roman" w:eastAsia="Times New Roman" w:hAnsi="Times New Roman" w:cs="Times New Roman"/>
          <w:sz w:val="24"/>
          <w:szCs w:val="24"/>
          <w:lang w:eastAsia="tr-TR"/>
        </w:rPr>
        <w:t>use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case</w:t>
      </w:r>
      <w:proofErr w:type="spellEnd"/>
      <w:r w:rsidR="00D00A62" w:rsidRPr="00D00A62">
        <w:rPr>
          <w:rFonts w:ascii="Times New Roman" w:eastAsia="Times New Roman" w:hAnsi="Times New Roman" w:cs="Times New Roman"/>
          <w:sz w:val="24"/>
          <w:szCs w:val="24"/>
          <w:lang w:eastAsia="tr-TR"/>
        </w:rPr>
        <w:t xml:space="preserve"> ve bu </w:t>
      </w:r>
      <w:proofErr w:type="spellStart"/>
      <w:r w:rsidR="00D00A62" w:rsidRPr="00D00A62">
        <w:rPr>
          <w:rFonts w:ascii="Times New Roman" w:eastAsia="Times New Roman" w:hAnsi="Times New Roman" w:cs="Times New Roman"/>
          <w:sz w:val="24"/>
          <w:szCs w:val="24"/>
          <w:lang w:eastAsia="tr-TR"/>
        </w:rPr>
        <w:t>use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case</w:t>
      </w:r>
      <w:proofErr w:type="spellEnd"/>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lere</w:t>
      </w:r>
      <w:proofErr w:type="spellEnd"/>
      <w:r w:rsidR="00D00A62" w:rsidRPr="00D00A62">
        <w:rPr>
          <w:rFonts w:ascii="Times New Roman" w:eastAsia="Times New Roman" w:hAnsi="Times New Roman" w:cs="Times New Roman"/>
          <w:sz w:val="24"/>
          <w:szCs w:val="24"/>
          <w:lang w:eastAsia="tr-TR"/>
        </w:rPr>
        <w:t xml:space="preserve"> ait ekran görüntülerine ait </w:t>
      </w:r>
      <w:proofErr w:type="gramStart"/>
      <w:r w:rsidR="00D00A62" w:rsidRPr="00D00A62">
        <w:rPr>
          <w:rFonts w:ascii="Times New Roman" w:eastAsia="Times New Roman" w:hAnsi="Times New Roman" w:cs="Times New Roman"/>
          <w:sz w:val="24"/>
          <w:szCs w:val="24"/>
          <w:lang w:eastAsia="tr-TR"/>
        </w:rPr>
        <w:t>prototipler</w:t>
      </w:r>
      <w:proofErr w:type="gramEnd"/>
      <w:r w:rsidR="00D00A62" w:rsidRPr="00D00A62">
        <w:rPr>
          <w:rFonts w:ascii="Times New Roman" w:eastAsia="Times New Roman" w:hAnsi="Times New Roman" w:cs="Times New Roman"/>
          <w:sz w:val="24"/>
          <w:szCs w:val="24"/>
          <w:lang w:eastAsia="tr-TR"/>
        </w:rPr>
        <w:t xml:space="preserve"> oluşturacağız ki hem çözümleyiciler istenen gereksinimlerin nasıl olduğunu daha net öğrenebilsin, hem de proje sahibi derdini daha rahat açıklayabilsin.</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Mockup</w:t>
      </w:r>
      <w:proofErr w:type="spellEnd"/>
      <w:r w:rsidRPr="00D00A62">
        <w:rPr>
          <w:rFonts w:ascii="Times New Roman" w:eastAsia="Times New Roman" w:hAnsi="Times New Roman" w:cs="Times New Roman"/>
          <w:b/>
          <w:bCs/>
          <w:sz w:val="27"/>
          <w:szCs w:val="27"/>
          <w:lang w:eastAsia="tr-TR"/>
        </w:rPr>
        <w:t xml:space="preserve"> Nedir?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Prototipler: Görsel olarak hızlıca menüler, butonlar, çeşitli bileşenler tasarlayıp sistemi anlamaya, </w:t>
      </w:r>
      <w:proofErr w:type="spellStart"/>
      <w:r w:rsidRPr="00D00A62">
        <w:rPr>
          <w:rFonts w:ascii="Times New Roman" w:eastAsia="Times New Roman" w:hAnsi="Times New Roman" w:cs="Times New Roman"/>
          <w:sz w:val="24"/>
          <w:szCs w:val="24"/>
          <w:lang w:eastAsia="tr-TR"/>
        </w:rPr>
        <w:t>dökümante</w:t>
      </w:r>
      <w:proofErr w:type="spellEnd"/>
      <w:r w:rsidRPr="00D00A62">
        <w:rPr>
          <w:rFonts w:ascii="Times New Roman" w:eastAsia="Times New Roman" w:hAnsi="Times New Roman" w:cs="Times New Roman"/>
          <w:sz w:val="24"/>
          <w:szCs w:val="24"/>
          <w:lang w:eastAsia="tr-TR"/>
        </w:rPr>
        <w:t xml:space="preserve"> etmeye yardımcı olur. Hatta farklı ekranlar yapabilir ve bu ekranlar arasındaki etkileşimi bile gösterebiliriz. Detayına göre 3 çeşit ekran modelleme var diyebiliriz: ayrıntılı (</w:t>
      </w:r>
      <w:proofErr w:type="spellStart"/>
      <w:r w:rsidRPr="00D00A62">
        <w:rPr>
          <w:rFonts w:ascii="Times New Roman" w:eastAsia="Times New Roman" w:hAnsi="Times New Roman" w:cs="Times New Roman"/>
          <w:sz w:val="24"/>
          <w:szCs w:val="24"/>
          <w:lang w:eastAsia="tr-TR"/>
        </w:rPr>
        <w:t>high</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fidelity</w:t>
      </w:r>
      <w:proofErr w:type="spellEnd"/>
      <w:r w:rsidRPr="00D00A62">
        <w:rPr>
          <w:rFonts w:ascii="Times New Roman" w:eastAsia="Times New Roman" w:hAnsi="Times New Roman" w:cs="Times New Roman"/>
          <w:sz w:val="24"/>
          <w:szCs w:val="24"/>
          <w:lang w:eastAsia="tr-TR"/>
        </w:rPr>
        <w:t>), orta (</w:t>
      </w:r>
      <w:proofErr w:type="spellStart"/>
      <w:r w:rsidRPr="00D00A62">
        <w:rPr>
          <w:rFonts w:ascii="Times New Roman" w:eastAsia="Times New Roman" w:hAnsi="Times New Roman" w:cs="Times New Roman"/>
          <w:sz w:val="24"/>
          <w:szCs w:val="24"/>
          <w:lang w:eastAsia="tr-TR"/>
        </w:rPr>
        <w:t>medium</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fidelity</w:t>
      </w:r>
      <w:proofErr w:type="spellEnd"/>
      <w:r w:rsidRPr="00D00A62">
        <w:rPr>
          <w:rFonts w:ascii="Times New Roman" w:eastAsia="Times New Roman" w:hAnsi="Times New Roman" w:cs="Times New Roman"/>
          <w:sz w:val="24"/>
          <w:szCs w:val="24"/>
          <w:lang w:eastAsia="tr-TR"/>
        </w:rPr>
        <w:t>) ve ayrıntısız (</w:t>
      </w:r>
      <w:proofErr w:type="spellStart"/>
      <w:r w:rsidRPr="00D00A62">
        <w:rPr>
          <w:rFonts w:ascii="Times New Roman" w:eastAsia="Times New Roman" w:hAnsi="Times New Roman" w:cs="Times New Roman"/>
          <w:sz w:val="24"/>
          <w:szCs w:val="24"/>
          <w:lang w:eastAsia="tr-TR"/>
        </w:rPr>
        <w:t>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fidelity</w:t>
      </w:r>
      <w:proofErr w:type="spellEnd"/>
      <w:r w:rsidRPr="00D00A62">
        <w:rPr>
          <w:rFonts w:ascii="Times New Roman" w:eastAsia="Times New Roman" w:hAnsi="Times New Roman" w:cs="Times New Roman"/>
          <w:sz w:val="24"/>
          <w:szCs w:val="24"/>
          <w:lang w:eastAsia="tr-TR"/>
        </w:rPr>
        <w:t xml:space="preserve">). Biz analizimizde, ayrıntısız ekran </w:t>
      </w:r>
      <w:proofErr w:type="gramStart"/>
      <w:r w:rsidRPr="00D00A62">
        <w:rPr>
          <w:rFonts w:ascii="Times New Roman" w:eastAsia="Times New Roman" w:hAnsi="Times New Roman" w:cs="Times New Roman"/>
          <w:sz w:val="24"/>
          <w:szCs w:val="24"/>
          <w:lang w:eastAsia="tr-TR"/>
        </w:rPr>
        <w:t>prototiplerine</w:t>
      </w:r>
      <w:proofErr w:type="gramEnd"/>
      <w:r w:rsidRPr="00D00A62">
        <w:rPr>
          <w:rFonts w:ascii="Times New Roman" w:eastAsia="Times New Roman" w:hAnsi="Times New Roman" w:cs="Times New Roman"/>
          <w:sz w:val="24"/>
          <w:szCs w:val="24"/>
          <w:lang w:eastAsia="tr-TR"/>
        </w:rPr>
        <w:t xml:space="preserve"> yer vereceğiz.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Ekran taslakları oluştururken, kullanabileceğimiz çeşitli araçlar mevcut. Kolayca ekranlar, menüler, bileşenler oluşturarak </w:t>
      </w:r>
      <w:proofErr w:type="gramStart"/>
      <w:r w:rsidRPr="00D00A62">
        <w:rPr>
          <w:rFonts w:ascii="Times New Roman" w:eastAsia="Times New Roman" w:hAnsi="Times New Roman" w:cs="Times New Roman"/>
          <w:sz w:val="24"/>
          <w:szCs w:val="24"/>
          <w:lang w:eastAsia="tr-TR"/>
        </w:rPr>
        <w:t>prototipler</w:t>
      </w:r>
      <w:proofErr w:type="gramEnd"/>
      <w:r w:rsidRPr="00D00A62">
        <w:rPr>
          <w:rFonts w:ascii="Times New Roman" w:eastAsia="Times New Roman" w:hAnsi="Times New Roman" w:cs="Times New Roman"/>
          <w:sz w:val="24"/>
          <w:szCs w:val="24"/>
          <w:lang w:eastAsia="tr-TR"/>
        </w:rPr>
        <w:t xml:space="preserve"> oluşturmamızı sağlıyorlar. Bazıları o kadar çok gelişmiş ki, butona basıldığında hangi işlemlerin yapılması gerektiği gibi </w:t>
      </w:r>
      <w:proofErr w:type="spellStart"/>
      <w:r w:rsidRPr="00D00A62">
        <w:rPr>
          <w:rFonts w:ascii="Times New Roman" w:eastAsia="Times New Roman" w:hAnsi="Times New Roman" w:cs="Times New Roman"/>
          <w:sz w:val="24"/>
          <w:szCs w:val="24"/>
          <w:lang w:eastAsia="tr-TR"/>
        </w:rPr>
        <w:t>interaktif</w:t>
      </w:r>
      <w:proofErr w:type="spellEnd"/>
      <w:r w:rsidRPr="00D00A62">
        <w:rPr>
          <w:rFonts w:ascii="Times New Roman" w:eastAsia="Times New Roman" w:hAnsi="Times New Roman" w:cs="Times New Roman"/>
          <w:sz w:val="24"/>
          <w:szCs w:val="24"/>
          <w:lang w:eastAsia="tr-TR"/>
        </w:rPr>
        <w:t xml:space="preserve"> işlemleri bile belirleyebiliyoruz.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Buradaki görüntüler ise görece basit sayılabilecek </w:t>
      </w:r>
      <w:proofErr w:type="spellStart"/>
      <w:r w:rsidRPr="00D00A62">
        <w:rPr>
          <w:rFonts w:ascii="Times New Roman" w:eastAsia="Times New Roman" w:hAnsi="Times New Roman" w:cs="Times New Roman"/>
          <w:sz w:val="24"/>
          <w:szCs w:val="24"/>
          <w:lang w:eastAsia="tr-TR"/>
        </w:rPr>
        <w:t>Firefox’a</w:t>
      </w:r>
      <w:proofErr w:type="spellEnd"/>
      <w:r w:rsidRPr="00D00A62">
        <w:rPr>
          <w:rFonts w:ascii="Times New Roman" w:eastAsia="Times New Roman" w:hAnsi="Times New Roman" w:cs="Times New Roman"/>
          <w:sz w:val="24"/>
          <w:szCs w:val="24"/>
          <w:lang w:eastAsia="tr-TR"/>
        </w:rPr>
        <w:t xml:space="preserve"> ait </w:t>
      </w:r>
      <w:proofErr w:type="spellStart"/>
      <w:r w:rsidRPr="00D00A62">
        <w:rPr>
          <w:rFonts w:ascii="Times New Roman" w:eastAsia="Times New Roman" w:hAnsi="Times New Roman" w:cs="Times New Roman"/>
          <w:sz w:val="24"/>
          <w:szCs w:val="24"/>
          <w:lang w:eastAsia="tr-TR"/>
        </w:rPr>
        <w:t>plugin</w:t>
      </w:r>
      <w:proofErr w:type="spellEnd"/>
      <w:r w:rsidRPr="00D00A62">
        <w:rPr>
          <w:rFonts w:ascii="Times New Roman" w:eastAsia="Times New Roman" w:hAnsi="Times New Roman" w:cs="Times New Roman"/>
          <w:sz w:val="24"/>
          <w:szCs w:val="24"/>
          <w:lang w:eastAsia="tr-TR"/>
        </w:rPr>
        <w:t xml:space="preserve"> olan “</w:t>
      </w:r>
      <w:proofErr w:type="spellStart"/>
      <w:r w:rsidRPr="00D00A62">
        <w:rPr>
          <w:rFonts w:ascii="Times New Roman" w:eastAsia="Times New Roman" w:hAnsi="Times New Roman" w:cs="Times New Roman"/>
          <w:sz w:val="24"/>
          <w:szCs w:val="24"/>
          <w:lang w:eastAsia="tr-TR"/>
        </w:rPr>
        <w:t>Pencil</w:t>
      </w:r>
      <w:proofErr w:type="spellEnd"/>
      <w:r w:rsidRPr="00D00A62">
        <w:rPr>
          <w:rFonts w:ascii="Times New Roman" w:eastAsia="Times New Roman" w:hAnsi="Times New Roman" w:cs="Times New Roman"/>
          <w:sz w:val="24"/>
          <w:szCs w:val="24"/>
          <w:lang w:eastAsia="tr-TR"/>
        </w:rPr>
        <w:t>” ile tasarlandı.</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Use</w:t>
      </w:r>
      <w:proofErr w:type="spellEnd"/>
      <w:r w:rsidRPr="00D00A62">
        <w:rPr>
          <w:rFonts w:ascii="Times New Roman" w:eastAsia="Times New Roman" w:hAnsi="Times New Roman" w:cs="Times New Roman"/>
          <w:b/>
          <w:bCs/>
          <w:sz w:val="27"/>
          <w:szCs w:val="27"/>
          <w:lang w:eastAsia="tr-TR"/>
        </w:rPr>
        <w:t xml:space="preserve"> </w:t>
      </w:r>
      <w:proofErr w:type="spellStart"/>
      <w:r w:rsidRPr="00D00A62">
        <w:rPr>
          <w:rFonts w:ascii="Times New Roman" w:eastAsia="Times New Roman" w:hAnsi="Times New Roman" w:cs="Times New Roman"/>
          <w:b/>
          <w:bCs/>
          <w:sz w:val="27"/>
          <w:szCs w:val="27"/>
          <w:lang w:eastAsia="tr-TR"/>
        </w:rPr>
        <w:t>Case’ler</w:t>
      </w:r>
      <w:proofErr w:type="spellEnd"/>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case’ler</w:t>
      </w:r>
      <w:proofErr w:type="spellEnd"/>
      <w:r w:rsidRPr="00D00A62">
        <w:rPr>
          <w:rFonts w:ascii="Times New Roman" w:eastAsia="Times New Roman" w:hAnsi="Times New Roman" w:cs="Times New Roman"/>
          <w:sz w:val="24"/>
          <w:szCs w:val="24"/>
          <w:lang w:eastAsia="tr-TR"/>
        </w:rPr>
        <w:t xml:space="preserve"> ve ilgili ekran </w:t>
      </w:r>
      <w:proofErr w:type="gramStart"/>
      <w:r w:rsidRPr="00D00A62">
        <w:rPr>
          <w:rFonts w:ascii="Times New Roman" w:eastAsia="Times New Roman" w:hAnsi="Times New Roman" w:cs="Times New Roman"/>
          <w:sz w:val="24"/>
          <w:szCs w:val="24"/>
          <w:lang w:eastAsia="tr-TR"/>
        </w:rPr>
        <w:t>prototipleri</w:t>
      </w:r>
      <w:proofErr w:type="gramEnd"/>
      <w:r w:rsidRPr="00D00A62">
        <w:rPr>
          <w:rFonts w:ascii="Times New Roman" w:eastAsia="Times New Roman" w:hAnsi="Times New Roman" w:cs="Times New Roman"/>
          <w:sz w:val="24"/>
          <w:szCs w:val="24"/>
          <w:lang w:eastAsia="tr-TR"/>
        </w:rPr>
        <w:t xml:space="preserve"> şu şekildedir: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250"/>
        <w:gridCol w:w="6852"/>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UC1 – Kayıt Ol</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olmayan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sisteme kayıt olmasını sağlamak</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Sistemde yapılacak ekleme/çıkarma </w:t>
            </w:r>
            <w:proofErr w:type="spellStart"/>
            <w:r w:rsidRPr="00D00A62">
              <w:rPr>
                <w:rFonts w:ascii="Times New Roman" w:eastAsia="Times New Roman" w:hAnsi="Times New Roman" w:cs="Times New Roman"/>
                <w:sz w:val="24"/>
                <w:szCs w:val="24"/>
                <w:lang w:eastAsia="tr-TR"/>
              </w:rPr>
              <w:t>gib</w:t>
            </w:r>
            <w:proofErr w:type="spellEnd"/>
            <w:r w:rsidRPr="00D00A62">
              <w:rPr>
                <w:rFonts w:ascii="Times New Roman" w:eastAsia="Times New Roman" w:hAnsi="Times New Roman" w:cs="Times New Roman"/>
                <w:sz w:val="24"/>
                <w:szCs w:val="24"/>
                <w:lang w:eastAsia="tr-TR"/>
              </w:rPr>
              <w:t xml:space="preserve"> işlemler yapabilmek için, kayıtlı bir kullanıcıya ihtiyaç vardır.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w:t>
            </w:r>
            <w:proofErr w:type="spellEnd"/>
            <w:r w:rsidRPr="00D00A62">
              <w:rPr>
                <w:rFonts w:ascii="Times New Roman" w:eastAsia="Times New Roman" w:hAnsi="Times New Roman" w:cs="Times New Roman"/>
                <w:sz w:val="24"/>
                <w:szCs w:val="24"/>
                <w:lang w:eastAsia="tr-TR"/>
              </w:rPr>
              <w:t xml:space="preserve"> kayıtlı olmayan kullanıcıların, sisteme kayıt olması işlemi ele alınmaktadır.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Orta</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kayıt sayfasına girmesi</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kayıt sayfasında bulunması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proofErr w:type="gramStart"/>
            <w:r w:rsidRPr="00D00A62">
              <w:rPr>
                <w:rFonts w:ascii="Times New Roman" w:eastAsia="Times New Roman" w:hAnsi="Times New Roman" w:cs="Times New Roman"/>
                <w:sz w:val="24"/>
                <w:szCs w:val="24"/>
                <w:lang w:eastAsia="tr-TR"/>
              </w:rPr>
              <w:t>)</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kullanıcıya kayıt sayfasını gösterir.</w:t>
            </w:r>
          </w:p>
          <w:p w:rsidR="00D00A62" w:rsidRPr="00D00A62" w:rsidRDefault="00D00A62" w:rsidP="00D00A62">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Kullanıcı; isim, </w:t>
            </w:r>
            <w:proofErr w:type="spellStart"/>
            <w:r w:rsidRPr="00D00A62">
              <w:rPr>
                <w:rFonts w:ascii="Times New Roman" w:eastAsia="Times New Roman" w:hAnsi="Times New Roman" w:cs="Times New Roman"/>
                <w:sz w:val="24"/>
                <w:szCs w:val="24"/>
                <w:lang w:eastAsia="tr-TR"/>
              </w:rPr>
              <w:t>email</w:t>
            </w:r>
            <w:proofErr w:type="spellEnd"/>
            <w:r w:rsidRPr="00D00A62">
              <w:rPr>
                <w:rFonts w:ascii="Times New Roman" w:eastAsia="Times New Roman" w:hAnsi="Times New Roman" w:cs="Times New Roman"/>
                <w:sz w:val="24"/>
                <w:szCs w:val="24"/>
                <w:lang w:eastAsia="tr-TR"/>
              </w:rPr>
              <w:t>, kullanıcı adı ve şifre bilgilerini girer.</w:t>
            </w:r>
          </w:p>
          <w:p w:rsidR="00D00A62" w:rsidRPr="00D00A62" w:rsidRDefault="00D00A62" w:rsidP="00D00A62">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“kaydet” butonuna tıklar.</w:t>
            </w:r>
          </w:p>
          <w:p w:rsidR="00D00A62" w:rsidRPr="00D00A62" w:rsidRDefault="00D00A62" w:rsidP="00D00A62">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tüm verileri kontrol ederek doğrular.</w:t>
            </w:r>
          </w:p>
          <w:p w:rsidR="00D00A62" w:rsidRPr="00D00A62" w:rsidRDefault="00D00A62" w:rsidP="00D00A62">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kullanıcıyı </w:t>
            </w:r>
            <w:proofErr w:type="spellStart"/>
            <w:r w:rsidRPr="00D00A62">
              <w:rPr>
                <w:rFonts w:ascii="Times New Roman" w:eastAsia="Times New Roman" w:hAnsi="Times New Roman" w:cs="Times New Roman"/>
                <w:sz w:val="24"/>
                <w:szCs w:val="24"/>
                <w:lang w:eastAsia="tr-TR"/>
              </w:rPr>
              <w:t>anasayfaya</w:t>
            </w:r>
            <w:proofErr w:type="spellEnd"/>
            <w:r w:rsidRPr="00D00A62">
              <w:rPr>
                <w:rFonts w:ascii="Times New Roman" w:eastAsia="Times New Roman" w:hAnsi="Times New Roman" w:cs="Times New Roman"/>
                <w:sz w:val="24"/>
                <w:szCs w:val="24"/>
                <w:lang w:eastAsia="tr-TR"/>
              </w:rPr>
              <w:t xml:space="preserve"> yönlendirir.”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4a. Sistem </w:t>
            </w:r>
            <w:proofErr w:type="spellStart"/>
            <w:r w:rsidRPr="00D00A62">
              <w:rPr>
                <w:rFonts w:ascii="Times New Roman" w:eastAsia="Times New Roman" w:hAnsi="Times New Roman" w:cs="Times New Roman"/>
                <w:sz w:val="24"/>
                <w:szCs w:val="24"/>
                <w:lang w:eastAsia="tr-TR"/>
              </w:rPr>
              <w:t>emailin</w:t>
            </w:r>
            <w:proofErr w:type="spellEnd"/>
            <w:r w:rsidRPr="00D00A62">
              <w:rPr>
                <w:rFonts w:ascii="Times New Roman" w:eastAsia="Times New Roman" w:hAnsi="Times New Roman" w:cs="Times New Roman"/>
                <w:sz w:val="24"/>
                <w:szCs w:val="24"/>
                <w:lang w:eastAsia="tr-TR"/>
              </w:rPr>
              <w:t xml:space="preserve"> sistemde kayıtlı olduğunu tespit eder ve kullanıcıyı 1. adıma yönlendirir.</w:t>
            </w:r>
            <w:r w:rsidRPr="00D00A62">
              <w:rPr>
                <w:rFonts w:ascii="Times New Roman" w:eastAsia="Times New Roman" w:hAnsi="Times New Roman" w:cs="Times New Roman"/>
                <w:sz w:val="24"/>
                <w:szCs w:val="24"/>
                <w:lang w:eastAsia="tr-TR"/>
              </w:rPr>
              <w:br/>
              <w:t>4b. Sistem şifreyi doğrulayamaz ve kullanıcıyı 1. Adıma yönlendirir.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3730" cy="3711575"/>
            <wp:effectExtent l="19050" t="0" r="1270" b="0"/>
            <wp:docPr id="10" name="Resim 10" descr="http://www.gelistir.org/wp-content/uploads/2011/02/Hesap-Olustur-e129674771083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elistir.org/wp-content/uploads/2011/02/Hesap-Olustur-e1296747710838.png">
                      <a:hlinkClick r:id="rId18"/>
                    </pic:cNvPr>
                    <pic:cNvPicPr>
                      <a:picLocks noChangeAspect="1" noChangeArrowheads="1"/>
                    </pic:cNvPicPr>
                  </pic:nvPicPr>
                  <pic:blipFill>
                    <a:blip r:embed="rId19" cstate="print"/>
                    <a:srcRect/>
                    <a:stretch>
                      <a:fillRect/>
                    </a:stretch>
                  </pic:blipFill>
                  <pic:spPr bwMode="auto">
                    <a:xfrm>
                      <a:off x="0" y="0"/>
                      <a:ext cx="5713730" cy="3711575"/>
                    </a:xfrm>
                    <a:prstGeom prst="rect">
                      <a:avLst/>
                    </a:prstGeom>
                    <a:noFill/>
                    <a:ln w="9525">
                      <a:noFill/>
                      <a:miter lim="800000"/>
                      <a:headEnd/>
                      <a:tailEnd/>
                    </a:ln>
                  </pic:spPr>
                </pic:pic>
              </a:graphicData>
            </a:graphic>
          </wp:inline>
        </w:drawing>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r w:rsidRPr="00CF67F2">
        <w:rPr>
          <w:rFonts w:ascii="Times New Roman" w:eastAsia="Times New Roman" w:hAnsi="Times New Roman" w:cs="Times New Roman"/>
          <w:sz w:val="24"/>
          <w:szCs w:val="24"/>
          <w:lang w:eastAsia="tr-TR"/>
        </w:rPr>
        <w:pict>
          <v:rect id="_x0000_i1025" style="width:0;height:1.5pt" o:hralign="center" o:hrstd="t" o:hr="t" fillcolor="#a0a0a0" stroked="f"/>
        </w:pic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14"/>
        <w:gridCol w:w="6788"/>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UC2 – Giriş Yap</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Kayılı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 sisteme giriş yapmasını sağlamak</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Sistemde yapılacak ekleme/çıkarma gibi işlemler yapabilmek için, kayıtlı bir kullanıcıya ihtiyaç vardır.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w:t>
            </w:r>
            <w:proofErr w:type="spellEnd"/>
            <w:r w:rsidRPr="00D00A62">
              <w:rPr>
                <w:rFonts w:ascii="Times New Roman" w:eastAsia="Times New Roman" w:hAnsi="Times New Roman" w:cs="Times New Roman"/>
                <w:sz w:val="24"/>
                <w:szCs w:val="24"/>
                <w:lang w:eastAsia="tr-TR"/>
              </w:rPr>
              <w:t xml:space="preserve"> kayıt yapmış kullanıcıların, sisteme giriş işlemi ele alınmaktadır.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Basit</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giriş sayfasına girmesi.</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giriş sayfasında bulunması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kullanıcıya giriş sayfasını gösterir. </w:t>
            </w:r>
          </w:p>
          <w:p w:rsidR="00D00A62" w:rsidRPr="00D00A62" w:rsidRDefault="00D00A62" w:rsidP="00D00A62">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kullanıcı adı ve şifre bilgilerini girer.</w:t>
            </w:r>
          </w:p>
          <w:p w:rsidR="00D00A62" w:rsidRPr="00D00A62" w:rsidRDefault="00D00A62" w:rsidP="00D00A62">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“giriş yap” butonuna tıklar.</w:t>
            </w:r>
          </w:p>
          <w:p w:rsidR="00D00A62" w:rsidRPr="00D00A62" w:rsidRDefault="00D00A62" w:rsidP="00D00A62">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tüm verileri kontrol ederek doğrular. </w:t>
            </w:r>
          </w:p>
          <w:p w:rsidR="00D00A62" w:rsidRPr="00D00A62" w:rsidRDefault="00D00A62" w:rsidP="00D00A62">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kullanıcıyı </w:t>
            </w:r>
            <w:proofErr w:type="spellStart"/>
            <w:r w:rsidRPr="00D00A62">
              <w:rPr>
                <w:rFonts w:ascii="Times New Roman" w:eastAsia="Times New Roman" w:hAnsi="Times New Roman" w:cs="Times New Roman"/>
                <w:sz w:val="24"/>
                <w:szCs w:val="24"/>
                <w:lang w:eastAsia="tr-TR"/>
              </w:rPr>
              <w:t>anasayfaya</w:t>
            </w:r>
            <w:proofErr w:type="spellEnd"/>
            <w:r w:rsidRPr="00D00A62">
              <w:rPr>
                <w:rFonts w:ascii="Times New Roman" w:eastAsia="Times New Roman" w:hAnsi="Times New Roman" w:cs="Times New Roman"/>
                <w:sz w:val="24"/>
                <w:szCs w:val="24"/>
                <w:lang w:eastAsia="tr-TR"/>
              </w:rPr>
              <w:t xml:space="preserve"> yönlendirir. </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4a. Sistem </w:t>
            </w:r>
            <w:proofErr w:type="spellStart"/>
            <w:r w:rsidRPr="00D00A62">
              <w:rPr>
                <w:rFonts w:ascii="Times New Roman" w:eastAsia="Times New Roman" w:hAnsi="Times New Roman" w:cs="Times New Roman"/>
                <w:sz w:val="24"/>
                <w:szCs w:val="24"/>
                <w:lang w:eastAsia="tr-TR"/>
              </w:rPr>
              <w:t>emailin</w:t>
            </w:r>
            <w:proofErr w:type="spellEnd"/>
            <w:r w:rsidRPr="00D00A62">
              <w:rPr>
                <w:rFonts w:ascii="Times New Roman" w:eastAsia="Times New Roman" w:hAnsi="Times New Roman" w:cs="Times New Roman"/>
                <w:sz w:val="24"/>
                <w:szCs w:val="24"/>
                <w:lang w:eastAsia="tr-TR"/>
              </w:rPr>
              <w:t xml:space="preserve"> sistemde kayıtlı olmadığını tespit eder ve kullanıcıyı 1. adıma yönlendirir.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4b. Sistem şifreyi doğrulayamaz ve kullanıcıyı 1. Adıma yönlendirir.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07380" cy="3711575"/>
            <wp:effectExtent l="19050" t="0" r="7620" b="0"/>
            <wp:docPr id="12" name="Resim 12" descr="http://www.gelistir.org/wp-content/uploads/2011/02/Giris-Yap-e129674737564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elistir.org/wp-content/uploads/2011/02/Giris-Yap-e1296747375642.png">
                      <a:hlinkClick r:id="rId20"/>
                    </pic:cNvPr>
                    <pic:cNvPicPr>
                      <a:picLocks noChangeAspect="1" noChangeArrowheads="1"/>
                    </pic:cNvPicPr>
                  </pic:nvPicPr>
                  <pic:blipFill>
                    <a:blip r:embed="rId21" cstate="print"/>
                    <a:srcRect/>
                    <a:stretch>
                      <a:fillRect/>
                    </a:stretch>
                  </pic:blipFill>
                  <pic:spPr bwMode="auto">
                    <a:xfrm>
                      <a:off x="0" y="0"/>
                      <a:ext cx="5707380" cy="3711575"/>
                    </a:xfrm>
                    <a:prstGeom prst="rect">
                      <a:avLst/>
                    </a:prstGeom>
                    <a:noFill/>
                    <a:ln w="9525">
                      <a:noFill/>
                      <a:miter lim="800000"/>
                      <a:headEnd/>
                      <a:tailEnd/>
                    </a:ln>
                  </pic:spPr>
                </pic:pic>
              </a:graphicData>
            </a:graphic>
          </wp:inline>
        </w:drawing>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r w:rsidRPr="00CF67F2">
        <w:rPr>
          <w:rFonts w:ascii="Times New Roman" w:eastAsia="Times New Roman" w:hAnsi="Times New Roman" w:cs="Times New Roman"/>
          <w:sz w:val="24"/>
          <w:szCs w:val="24"/>
          <w:lang w:eastAsia="tr-TR"/>
        </w:rPr>
        <w:pict>
          <v:rect id="_x0000_i1026" style="width:0;height:1.5pt" o:hralign="center" o:hrstd="t" o:hr="t" fillcolor="#a0a0a0" stroked="f"/>
        </w:pic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626"/>
        <w:gridCol w:w="6476"/>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UC3 – Yapılacak Ekle/Güncelle</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Yapılacak oluşturmak</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Uygulamamızın amacı, kullanıcının kendi ihtiyaçlarına göre yapılacak oluşturması.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w:t>
            </w:r>
            <w:proofErr w:type="spellEnd"/>
            <w:r w:rsidRPr="00D00A62">
              <w:rPr>
                <w:rFonts w:ascii="Times New Roman" w:eastAsia="Times New Roman" w:hAnsi="Times New Roman" w:cs="Times New Roman"/>
                <w:sz w:val="24"/>
                <w:szCs w:val="24"/>
                <w:lang w:eastAsia="tr-TR"/>
              </w:rPr>
              <w:t xml:space="preserve"> yapılacak oluşturma işlemi yapılır.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“yapılacak oluştur” butonuna basar.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sisteme giriş yapmış olması ve yapılacak oluşturma sayfasına yönlenmiş olması.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kullanıcıya yapılacak oluşturma sayfasını  gösterir. </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başlık bilgisi girer.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kategori seçebilir.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öncelik/önemlilik bilgisi seçebilir.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Kullanıcı, bitirme tarihi seçer. </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açıklama girer.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“kaydet” butonuna basar.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bilgileri doğrular</w:t>
            </w:r>
          </w:p>
          <w:p w:rsidR="00D00A62" w:rsidRPr="00D00A62" w:rsidRDefault="00D00A62" w:rsidP="00D00A62">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kullanıcıyı yapılacak listesi sayfasına yönlendirir.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8a1.Başlık boş bırakılmıştır.</w:t>
            </w:r>
            <w:r w:rsidRPr="00D00A62">
              <w:rPr>
                <w:rFonts w:ascii="Times New Roman" w:eastAsia="Times New Roman" w:hAnsi="Times New Roman" w:cs="Times New Roman"/>
                <w:sz w:val="24"/>
                <w:szCs w:val="24"/>
                <w:lang w:eastAsia="tr-TR"/>
              </w:rPr>
              <w:br/>
              <w:t>8a2. Kullanıcı, hata mesajı ile uyarılır ve yapılacak oluşturma sayfasına yönlendirilir.</w:t>
            </w:r>
            <w:r w:rsidRPr="00D00A62">
              <w:rPr>
                <w:rFonts w:ascii="Times New Roman" w:eastAsia="Times New Roman" w:hAnsi="Times New Roman" w:cs="Times New Roman"/>
                <w:sz w:val="24"/>
                <w:szCs w:val="24"/>
                <w:lang w:eastAsia="tr-TR"/>
              </w:rPr>
              <w:br/>
              <w:t>8b1. Bitirme tarihi önceki bir tarih olarak seçilmiştir.</w:t>
            </w:r>
            <w:r w:rsidRPr="00D00A62">
              <w:rPr>
                <w:rFonts w:ascii="Times New Roman" w:eastAsia="Times New Roman" w:hAnsi="Times New Roman" w:cs="Times New Roman"/>
                <w:sz w:val="24"/>
                <w:szCs w:val="24"/>
                <w:lang w:eastAsia="tr-TR"/>
              </w:rPr>
              <w:br/>
              <w:t>8b2. Kullanıcı, hata mesajı ile uyarılır ve yapılacak oluşturma sayfasına yönlendirilir.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3730" cy="3711575"/>
            <wp:effectExtent l="19050" t="0" r="1270" b="0"/>
            <wp:docPr id="14" name="Resim 14" descr="http://www.gelistir.org/wp-content/uploads/2011/02/Gorev-Ekleme-e129674789194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gelistir.org/wp-content/uploads/2011/02/Gorev-Ekleme-e1296747891942.png">
                      <a:hlinkClick r:id="rId22"/>
                    </pic:cNvPr>
                    <pic:cNvPicPr>
                      <a:picLocks noChangeAspect="1" noChangeArrowheads="1"/>
                    </pic:cNvPicPr>
                  </pic:nvPicPr>
                  <pic:blipFill>
                    <a:blip r:embed="rId23" cstate="print"/>
                    <a:srcRect/>
                    <a:stretch>
                      <a:fillRect/>
                    </a:stretch>
                  </pic:blipFill>
                  <pic:spPr bwMode="auto">
                    <a:xfrm>
                      <a:off x="0" y="0"/>
                      <a:ext cx="5713730" cy="3711575"/>
                    </a:xfrm>
                    <a:prstGeom prst="rect">
                      <a:avLst/>
                    </a:prstGeom>
                    <a:noFill/>
                    <a:ln w="9525">
                      <a:noFill/>
                      <a:miter lim="800000"/>
                      <a:headEnd/>
                      <a:tailEnd/>
                    </a:ln>
                  </pic:spPr>
                </pic:pic>
              </a:graphicData>
            </a:graphic>
          </wp:inline>
        </w:drawing>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r w:rsidRPr="00CF67F2">
        <w:rPr>
          <w:rFonts w:ascii="Times New Roman" w:eastAsia="Times New Roman" w:hAnsi="Times New Roman" w:cs="Times New Roman"/>
          <w:sz w:val="24"/>
          <w:szCs w:val="24"/>
          <w:lang w:eastAsia="tr-TR"/>
        </w:rPr>
        <w:pict>
          <v:rect id="_x0000_i1027" style="width:0;height:1.5pt" o:hralign="center" o:hrstd="t" o:hr="t" fillcolor="#a0a0a0" stroked="f"/>
        </w:pic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11"/>
        <w:gridCol w:w="6091"/>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UC4 – Yapılacak Listele</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Yapılacakları listelemek</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Kullanıcı, oluşturmuş olduğu yapılacakları listelemek isteyebilir.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bu işlemi ele almaktadır.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Basit</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giriş yapması.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kayıtlı olması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kullanıcıyı yapılacakların bulunduğu sayfaya yönlendirilir. </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Yok</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3730" cy="3711575"/>
            <wp:effectExtent l="19050" t="0" r="1270" b="0"/>
            <wp:docPr id="16" name="Resim 16" descr="http://www.gelistir.org/wp-content/uploads/2011/02/Gorev-Listesi-e1296747822804.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elistir.org/wp-content/uploads/2011/02/Gorev-Listesi-e1296747822804.png">
                      <a:hlinkClick r:id="rId24"/>
                    </pic:cNvPr>
                    <pic:cNvPicPr>
                      <a:picLocks noChangeAspect="1" noChangeArrowheads="1"/>
                    </pic:cNvPicPr>
                  </pic:nvPicPr>
                  <pic:blipFill>
                    <a:blip r:embed="rId25" cstate="print"/>
                    <a:srcRect/>
                    <a:stretch>
                      <a:fillRect/>
                    </a:stretch>
                  </pic:blipFill>
                  <pic:spPr bwMode="auto">
                    <a:xfrm>
                      <a:off x="0" y="0"/>
                      <a:ext cx="5713730" cy="3711575"/>
                    </a:xfrm>
                    <a:prstGeom prst="rect">
                      <a:avLst/>
                    </a:prstGeom>
                    <a:noFill/>
                    <a:ln w="9525">
                      <a:noFill/>
                      <a:miter lim="800000"/>
                      <a:headEnd/>
                      <a:tailEnd/>
                    </a:ln>
                  </pic:spPr>
                </pic:pic>
              </a:graphicData>
            </a:graphic>
          </wp:inline>
        </w:drawing>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r w:rsidRPr="00CF67F2">
        <w:rPr>
          <w:rFonts w:ascii="Times New Roman" w:eastAsia="Times New Roman" w:hAnsi="Times New Roman" w:cs="Times New Roman"/>
          <w:sz w:val="24"/>
          <w:szCs w:val="24"/>
          <w:lang w:eastAsia="tr-TR"/>
        </w:rPr>
        <w:pict>
          <v:rect id="_x0000_i1028" style="width:0;height:1.5pt" o:hralign="center" o:hrstd="t" o:hr="t" fillcolor="#a0a0a0" stroked="f"/>
        </w:pic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52"/>
        <w:gridCol w:w="6550"/>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UC5 – Yapılacak Sil</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gramStart"/>
            <w:r w:rsidRPr="00D00A62">
              <w:rPr>
                <w:rFonts w:ascii="Times New Roman" w:eastAsia="Times New Roman" w:hAnsi="Times New Roman" w:cs="Times New Roman"/>
                <w:sz w:val="24"/>
                <w:szCs w:val="24"/>
                <w:lang w:eastAsia="tr-TR"/>
              </w:rPr>
              <w:t>Kullanıcın kendi oluşturduğu bir yapılacağı silmek.</w:t>
            </w:r>
            <w:proofErr w:type="gramEnd"/>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daha önce oluşturduğu bir görevi seçip silmek isteyebilir. Bu kullanım durumu, kullanıcının yapılacağı silmesi ile ilgili bilgileri içerir.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Kolay</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listeden bir yapılacak seçer ve “sil” butonuna basar.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sisteme giriş yapmış olması ve yapılacak oluşturmuş olması gerekir.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kullanıcıya yapılacak listesini gösterir. </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yapılacaklardan birisini seçer.</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“yapılacak sil” butonuna basar.</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“emin misiniz?” diyerek teyit alır.</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Kullanıcı, “evet” butonuna tıklar. </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w:t>
            </w:r>
            <w:proofErr w:type="spellStart"/>
            <w:r w:rsidRPr="00D00A62">
              <w:rPr>
                <w:rFonts w:ascii="Times New Roman" w:eastAsia="Times New Roman" w:hAnsi="Times New Roman" w:cs="Times New Roman"/>
                <w:sz w:val="24"/>
                <w:szCs w:val="24"/>
                <w:lang w:eastAsia="tr-TR"/>
              </w:rPr>
              <w:t>yapılacak’ı</w:t>
            </w:r>
            <w:proofErr w:type="spellEnd"/>
            <w:r w:rsidRPr="00D00A62">
              <w:rPr>
                <w:rFonts w:ascii="Times New Roman" w:eastAsia="Times New Roman" w:hAnsi="Times New Roman" w:cs="Times New Roman"/>
                <w:sz w:val="24"/>
                <w:szCs w:val="24"/>
                <w:lang w:eastAsia="tr-TR"/>
              </w:rPr>
              <w:t xml:space="preserve"> siler </w:t>
            </w:r>
          </w:p>
          <w:p w:rsidR="00D00A62" w:rsidRPr="00D00A62" w:rsidRDefault="00D00A62" w:rsidP="00D00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Sistem yapılacak listesini gösterir </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5a1.Kullanıcı “hayır” butonuna tıklar.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5a2. Sistem kullanıcıyı yapılacak listesi sayfasına yönlendirir.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Hata Senaryosu</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6a1 Sistem silinecek “</w:t>
            </w:r>
            <w:proofErr w:type="spellStart"/>
            <w:r w:rsidRPr="00D00A62">
              <w:rPr>
                <w:rFonts w:ascii="Times New Roman" w:eastAsia="Times New Roman" w:hAnsi="Times New Roman" w:cs="Times New Roman"/>
                <w:sz w:val="24"/>
                <w:szCs w:val="24"/>
                <w:lang w:eastAsia="tr-TR"/>
              </w:rPr>
              <w:t>yapılacakı</w:t>
            </w:r>
            <w:proofErr w:type="spellEnd"/>
            <w:r w:rsidRPr="00D00A62">
              <w:rPr>
                <w:rFonts w:ascii="Times New Roman" w:eastAsia="Times New Roman" w:hAnsi="Times New Roman" w:cs="Times New Roman"/>
                <w:sz w:val="24"/>
                <w:szCs w:val="24"/>
                <w:lang w:eastAsia="tr-TR"/>
              </w:rPr>
              <w:t>” bulamaz.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6a2. Sistem kullanıcıyı yapılacak listesi sayfasına yönlendirir.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3730" cy="3711575"/>
            <wp:effectExtent l="19050" t="0" r="1270" b="0"/>
            <wp:docPr id="18" name="Resim 18" descr="http://www.gelistir.org/wp-content/uploads/2011/02/Gorev-Sil-e1296748065375.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gelistir.org/wp-content/uploads/2011/02/Gorev-Sil-e1296748065375.png">
                      <a:hlinkClick r:id="rId26"/>
                    </pic:cNvPr>
                    <pic:cNvPicPr>
                      <a:picLocks noChangeAspect="1" noChangeArrowheads="1"/>
                    </pic:cNvPicPr>
                  </pic:nvPicPr>
                  <pic:blipFill>
                    <a:blip r:embed="rId27" cstate="print"/>
                    <a:srcRect/>
                    <a:stretch>
                      <a:fillRect/>
                    </a:stretch>
                  </pic:blipFill>
                  <pic:spPr bwMode="auto">
                    <a:xfrm>
                      <a:off x="0" y="0"/>
                      <a:ext cx="5713730" cy="3711575"/>
                    </a:xfrm>
                    <a:prstGeom prst="rect">
                      <a:avLst/>
                    </a:prstGeom>
                    <a:noFill/>
                    <a:ln w="9525">
                      <a:noFill/>
                      <a:miter lim="800000"/>
                      <a:headEnd/>
                      <a:tailEnd/>
                    </a:ln>
                  </pic:spPr>
                </pic:pic>
              </a:graphicData>
            </a:graphic>
          </wp:inline>
        </w:drawing>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r w:rsidRPr="00CF67F2">
        <w:rPr>
          <w:rFonts w:ascii="Times New Roman" w:eastAsia="Times New Roman" w:hAnsi="Times New Roman" w:cs="Times New Roman"/>
          <w:sz w:val="24"/>
          <w:szCs w:val="24"/>
          <w:lang w:eastAsia="tr-TR"/>
        </w:rPr>
        <w:pict>
          <v:rect id="_x0000_i1029" style="width:0;height:1.5pt" o:hralign="center" o:hrstd="t" o:hr="t" fillcolor="#a0a0a0" stroked="f"/>
        </w:pic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97"/>
        <w:gridCol w:w="6505"/>
      </w:tblGrid>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w:t>
            </w:r>
            <w:proofErr w:type="spellEnd"/>
            <w:r w:rsidRPr="00D00A62">
              <w:rPr>
                <w:rFonts w:ascii="Times New Roman" w:eastAsia="Times New Roman" w:hAnsi="Times New Roman" w:cs="Times New Roman"/>
                <w:sz w:val="24"/>
                <w:szCs w:val="24"/>
                <w:lang w:eastAsia="tr-TR"/>
              </w:rPr>
              <w:t xml:space="preserve">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UC6-Kategori Ekle/Güncelle</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İlgili Aktörler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Kayıtlı kullanıcı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Amaç</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Kategori oluşturmak</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Kullanıcı, yapılacakları çeşitli kategorilere göre düzenleyebilir. Bu </w:t>
            </w:r>
            <w:proofErr w:type="spellStart"/>
            <w:r w:rsidRPr="00D00A62">
              <w:rPr>
                <w:rFonts w:ascii="Times New Roman" w:eastAsia="Times New Roman" w:hAnsi="Times New Roman" w:cs="Times New Roman"/>
                <w:sz w:val="24"/>
                <w:szCs w:val="24"/>
                <w:lang w:eastAsia="tr-TR"/>
              </w:rPr>
              <w:t>use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case’de</w:t>
            </w:r>
            <w:proofErr w:type="spellEnd"/>
            <w:r w:rsidRPr="00D00A62">
              <w:rPr>
                <w:rFonts w:ascii="Times New Roman" w:eastAsia="Times New Roman" w:hAnsi="Times New Roman" w:cs="Times New Roman"/>
                <w:sz w:val="24"/>
                <w:szCs w:val="24"/>
                <w:lang w:eastAsia="tr-TR"/>
              </w:rPr>
              <w:t xml:space="preserve"> kategori oluşturma ve güncelleme ele alınmaktadır.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Zorluk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Orta</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Tetik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“kategori oluştur” butonuna basması veya var olan kategoriyi “güncelle” butonuna basması.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 Gereksinimler</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Kullanıcının giriş yapması.</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Temel Akış Senaryosu (</w:t>
            </w:r>
            <w:proofErr w:type="spellStart"/>
            <w:r w:rsidRPr="00D00A62">
              <w:rPr>
                <w:rFonts w:ascii="Times New Roman" w:eastAsia="Times New Roman" w:hAnsi="Times New Roman" w:cs="Times New Roman"/>
                <w:sz w:val="24"/>
                <w:szCs w:val="24"/>
                <w:lang w:eastAsia="tr-TR"/>
              </w:rPr>
              <w:t>Basic</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Flow</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Scenario</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kullanıcıyı kategori oluşturma/güncelleme sayfasına yönlendirir.</w:t>
            </w:r>
          </w:p>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kategori ismi girer.</w:t>
            </w:r>
          </w:p>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açıklama girer.</w:t>
            </w:r>
          </w:p>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“kaydet” butonuna basar.</w:t>
            </w:r>
          </w:p>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verileri doğrular.</w:t>
            </w:r>
          </w:p>
          <w:p w:rsidR="00D00A62" w:rsidRPr="00D00A62" w:rsidRDefault="00D00A62" w:rsidP="00D00A62">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Sistem, kullanıcıyı, kategori listesi sayfasına yönlendirir</w:t>
            </w:r>
          </w:p>
        </w:tc>
      </w:tr>
      <w:tr w:rsidR="00D00A62" w:rsidRPr="00D00A62" w:rsidTr="00D00A6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Alternatif Senaryo(</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5a1.Kategori ismi boş bırakılmıştır.</w:t>
            </w:r>
            <w:r w:rsidRPr="00D00A62">
              <w:rPr>
                <w:rFonts w:ascii="Times New Roman" w:eastAsia="Times New Roman" w:hAnsi="Times New Roman" w:cs="Times New Roman"/>
                <w:sz w:val="24"/>
                <w:szCs w:val="24"/>
                <w:lang w:eastAsia="tr-TR"/>
              </w:rPr>
              <w:br/>
              <w:t>5a2. Kullanıcı hata mesajı ile uyarılır ve kategori oluşturma sayfasına yönlendirilir.</w:t>
            </w:r>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5713730" cy="3711575"/>
            <wp:effectExtent l="19050" t="0" r="1270" b="0"/>
            <wp:docPr id="20" name="Resim 20" descr="http://www.gelistir.org/wp-content/uploads/2011/02/Kategori-Olu%C5%9Ftur-e129674786858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elistir.org/wp-content/uploads/2011/02/Kategori-Olu%C5%9Ftur-e1296747868581.png">
                      <a:hlinkClick r:id="rId28"/>
                    </pic:cNvPr>
                    <pic:cNvPicPr>
                      <a:picLocks noChangeAspect="1" noChangeArrowheads="1"/>
                    </pic:cNvPicPr>
                  </pic:nvPicPr>
                  <pic:blipFill>
                    <a:blip r:embed="rId29" cstate="print"/>
                    <a:srcRect/>
                    <a:stretch>
                      <a:fillRect/>
                    </a:stretch>
                  </pic:blipFill>
                  <pic:spPr bwMode="auto">
                    <a:xfrm>
                      <a:off x="0" y="0"/>
                      <a:ext cx="5713730" cy="3711575"/>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Sonuç</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Ekran </w:t>
      </w:r>
      <w:proofErr w:type="gramStart"/>
      <w:r w:rsidRPr="00D00A62">
        <w:rPr>
          <w:rFonts w:ascii="Times New Roman" w:eastAsia="Times New Roman" w:hAnsi="Times New Roman" w:cs="Times New Roman"/>
          <w:sz w:val="24"/>
          <w:szCs w:val="24"/>
          <w:lang w:eastAsia="tr-TR"/>
        </w:rPr>
        <w:t>prototipleri</w:t>
      </w:r>
      <w:proofErr w:type="gramEnd"/>
      <w:r w:rsidRPr="00D00A62">
        <w:rPr>
          <w:rFonts w:ascii="Times New Roman" w:eastAsia="Times New Roman" w:hAnsi="Times New Roman" w:cs="Times New Roman"/>
          <w:sz w:val="24"/>
          <w:szCs w:val="24"/>
          <w:lang w:eastAsia="tr-TR"/>
        </w:rPr>
        <w:t xml:space="preserve"> oluşturarak hem analizi yapan ekibin sistemi anlamasına, hem de proje sahibinin derdini daha kolay anlatmasına katkıda bulunmuş oluyoruz.  “Görselleştirdikten” sonra,  uygulamamızın ekranlarının neye benzeyeceği konusunda bir kademe daha ilerlemiş olduk.</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Dikkat edilirse, şu ana kadar sadece çözümleme yaptık. Sistemin hangi özelliklere sahip olması gerektiğini belirledik. Sonraki yazıdan itibaren, kullanım durumlarının “nasıl” gerçekleştirileceğini inceleyeceğiz.</w:t>
      </w:r>
    </w:p>
    <w:p w:rsidR="00D00A62" w:rsidRDefault="00D00A62">
      <w:r>
        <w:br w:type="page"/>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lastRenderedPageBreak/>
        <w:t>Giriş</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Bir önceki yazıda, ekran </w:t>
      </w:r>
      <w:proofErr w:type="gramStart"/>
      <w:r w:rsidRPr="00D00A62">
        <w:rPr>
          <w:rFonts w:ascii="Times New Roman" w:eastAsia="Times New Roman" w:hAnsi="Times New Roman" w:cs="Times New Roman"/>
          <w:sz w:val="24"/>
          <w:szCs w:val="24"/>
          <w:lang w:eastAsia="tr-TR"/>
        </w:rPr>
        <w:t>prototiplerini</w:t>
      </w:r>
      <w:proofErr w:type="gramEnd"/>
      <w:r w:rsidRPr="00D00A62">
        <w:rPr>
          <w:rFonts w:ascii="Times New Roman" w:eastAsia="Times New Roman" w:hAnsi="Times New Roman" w:cs="Times New Roman"/>
          <w:sz w:val="24"/>
          <w:szCs w:val="24"/>
          <w:lang w:eastAsia="tr-TR"/>
        </w:rPr>
        <w:t xml:space="preserve"> oluşturmuştuk ve artık sistem gereksinimlerimizi belirleyerek çözümlememizi büyük oranda halletmiştik. Bu yazıdan itibaren farklı bir perspektiften bakarak analize devam edeceğiz.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İlk kısımda domain modeli ile ilgili genel bilgi bulunuyor. Ardından ihtiyacımız kadar UML bilgisi edindikten sonra uygulamamızdaki </w:t>
      </w:r>
      <w:proofErr w:type="spellStart"/>
      <w:r w:rsidRPr="00D00A62">
        <w:rPr>
          <w:rFonts w:ascii="Times New Roman" w:eastAsia="Times New Roman" w:hAnsi="Times New Roman" w:cs="Times New Roman"/>
          <w:sz w:val="24"/>
          <w:szCs w:val="24"/>
          <w:lang w:eastAsia="tr-TR"/>
        </w:rPr>
        <w:t>domainleri</w:t>
      </w:r>
      <w:proofErr w:type="spellEnd"/>
      <w:r w:rsidRPr="00D00A62">
        <w:rPr>
          <w:rFonts w:ascii="Times New Roman" w:eastAsia="Times New Roman" w:hAnsi="Times New Roman" w:cs="Times New Roman"/>
          <w:sz w:val="24"/>
          <w:szCs w:val="24"/>
          <w:lang w:eastAsia="tr-TR"/>
        </w:rPr>
        <w:t xml:space="preserve"> inceleyeceğiz.</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Domain Model</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Domain modeli olarak isimlendirilen bu model, projenin kullanılacağı uygulama sahası ile ilgili modellerin tespit edilmesi ve tespit edilen bu modellerin birbirleriyle olan ilişkilerini belirlememize yardımcı olur.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Her proje sahasının kendine göre farklı modelleri olacaktır. Örneğin insan kaynakları alanında bir uygulama geliştireceksek, “çalışan”, “maaş”, “prim”, “izin” gibi kavramlara ihtiyaç duyarken, stok ile ilgili bir projede “malzeme”, “depo” gibi domain bilgisine ihtiyaç duyulur. </w:t>
      </w:r>
      <w:proofErr w:type="spellStart"/>
      <w:r w:rsidRPr="00D00A62">
        <w:rPr>
          <w:rFonts w:ascii="Times New Roman" w:eastAsia="Times New Roman" w:hAnsi="Times New Roman" w:cs="Times New Roman"/>
          <w:sz w:val="24"/>
          <w:szCs w:val="24"/>
          <w:lang w:eastAsia="tr-TR"/>
        </w:rPr>
        <w:t>Domainlerin</w:t>
      </w:r>
      <w:proofErr w:type="spellEnd"/>
      <w:r w:rsidRPr="00D00A62">
        <w:rPr>
          <w:rFonts w:ascii="Times New Roman" w:eastAsia="Times New Roman" w:hAnsi="Times New Roman" w:cs="Times New Roman"/>
          <w:sz w:val="24"/>
          <w:szCs w:val="24"/>
          <w:lang w:eastAsia="tr-TR"/>
        </w:rPr>
        <w:t xml:space="preserve"> belirlenmesi ile bir anlamda projenin “sözlüğü” de çıkarılmış oluyor. Bu yazıda domain, domain modeli, domain objesi ya da nesne isimleriyle kullanılan tüm kavramlar yukarıda belirtilen örneklerdeki anlamda kullanılmıştır.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Domain modellerken UML sınıf diyagramlarından faydalanırız; fakat domain model diyagramları, sınıf diyagramları ile karıştırılmamalıdır. Sınıf diyagramlarına göre daha az ayrıntı içerirler. Domain modelinin veritabanı modelleriyle de karşılaştırılmaması gerekir. Geliştirme sürecine göre sınıflar ve veritabanı tabloları domain modeli </w:t>
      </w:r>
      <w:proofErr w:type="gramStart"/>
      <w:r w:rsidRPr="00D00A62">
        <w:rPr>
          <w:rFonts w:ascii="Times New Roman" w:eastAsia="Times New Roman" w:hAnsi="Times New Roman" w:cs="Times New Roman"/>
          <w:sz w:val="24"/>
          <w:szCs w:val="24"/>
          <w:lang w:eastAsia="tr-TR"/>
        </w:rPr>
        <w:t>baz</w:t>
      </w:r>
      <w:proofErr w:type="gramEnd"/>
      <w:r w:rsidRPr="00D00A62">
        <w:rPr>
          <w:rFonts w:ascii="Times New Roman" w:eastAsia="Times New Roman" w:hAnsi="Times New Roman" w:cs="Times New Roman"/>
          <w:sz w:val="24"/>
          <w:szCs w:val="24"/>
          <w:lang w:eastAsia="tr-TR"/>
        </w:rPr>
        <w:t xml:space="preserve"> alınarak tasarlanabilir.</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Biraz da UML Bilgisi</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Domain’ler arasındaki ilişkiyi gösterebilmek için UML bilgisine ihtiyacımız var. </w:t>
      </w:r>
      <w:proofErr w:type="spellStart"/>
      <w:r w:rsidRPr="00D00A62">
        <w:rPr>
          <w:rFonts w:ascii="Times New Roman" w:eastAsia="Times New Roman" w:hAnsi="Times New Roman" w:cs="Times New Roman"/>
          <w:sz w:val="24"/>
          <w:szCs w:val="24"/>
          <w:lang w:eastAsia="tr-TR"/>
        </w:rPr>
        <w:t>UML’de</w:t>
      </w:r>
      <w:proofErr w:type="spellEnd"/>
      <w:r w:rsidRPr="00D00A62">
        <w:rPr>
          <w:rFonts w:ascii="Times New Roman" w:eastAsia="Times New Roman" w:hAnsi="Times New Roman" w:cs="Times New Roman"/>
          <w:sz w:val="24"/>
          <w:szCs w:val="24"/>
          <w:lang w:eastAsia="tr-TR"/>
        </w:rPr>
        <w:t xml:space="preserve"> kullanılan sınıflar arası ilişkilerden birisi sahiplik ilişkisidir. Yukarıdaki açıklamadan örnek verecek olursak: kullanıcı yapılacaklara sahiptir. Bunu </w:t>
      </w:r>
      <w:proofErr w:type="spellStart"/>
      <w:r w:rsidRPr="00D00A62">
        <w:rPr>
          <w:rFonts w:ascii="Times New Roman" w:eastAsia="Times New Roman" w:hAnsi="Times New Roman" w:cs="Times New Roman"/>
          <w:sz w:val="24"/>
          <w:szCs w:val="24"/>
          <w:lang w:eastAsia="tr-TR"/>
        </w:rPr>
        <w:t>UML’de</w:t>
      </w:r>
      <w:proofErr w:type="spellEnd"/>
      <w:r w:rsidRPr="00D00A62">
        <w:rPr>
          <w:rFonts w:ascii="Times New Roman" w:eastAsia="Times New Roman" w:hAnsi="Times New Roman" w:cs="Times New Roman"/>
          <w:sz w:val="24"/>
          <w:szCs w:val="24"/>
          <w:lang w:eastAsia="tr-TR"/>
        </w:rPr>
        <w:t xml:space="preserve"> kullanıcı ve yapılacak arasında bir çizgi çizerek ifade ederiz.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Sınıf diyagramlarında iki çeşit sahiplik ilişkisi bulunur. Bunlara “</w:t>
      </w:r>
      <w:proofErr w:type="spellStart"/>
      <w:r w:rsidRPr="00D00A62">
        <w:rPr>
          <w:rFonts w:ascii="Times New Roman" w:eastAsia="Times New Roman" w:hAnsi="Times New Roman" w:cs="Times New Roman"/>
          <w:sz w:val="24"/>
          <w:szCs w:val="24"/>
          <w:lang w:eastAsia="tr-TR"/>
        </w:rPr>
        <w:t>Composition</w:t>
      </w:r>
      <w:proofErr w:type="spellEnd"/>
      <w:r w:rsidRPr="00D00A62">
        <w:rPr>
          <w:rFonts w:ascii="Times New Roman" w:eastAsia="Times New Roman" w:hAnsi="Times New Roman" w:cs="Times New Roman"/>
          <w:sz w:val="24"/>
          <w:szCs w:val="24"/>
          <w:lang w:eastAsia="tr-TR"/>
        </w:rPr>
        <w:t>” ve “</w:t>
      </w:r>
      <w:proofErr w:type="spellStart"/>
      <w:r w:rsidRPr="00D00A62">
        <w:rPr>
          <w:rFonts w:ascii="Times New Roman" w:eastAsia="Times New Roman" w:hAnsi="Times New Roman" w:cs="Times New Roman"/>
          <w:sz w:val="24"/>
          <w:szCs w:val="24"/>
          <w:lang w:eastAsia="tr-TR"/>
        </w:rPr>
        <w:t>Aggregation</w:t>
      </w:r>
      <w:proofErr w:type="spellEnd"/>
      <w:r w:rsidRPr="00D00A62">
        <w:rPr>
          <w:rFonts w:ascii="Times New Roman" w:eastAsia="Times New Roman" w:hAnsi="Times New Roman" w:cs="Times New Roman"/>
          <w:sz w:val="24"/>
          <w:szCs w:val="24"/>
          <w:lang w:eastAsia="tr-TR"/>
        </w:rPr>
        <w:t xml:space="preserve">” denilmektedir. </w:t>
      </w:r>
      <w:proofErr w:type="spellStart"/>
      <w:r w:rsidRPr="00D00A62">
        <w:rPr>
          <w:rFonts w:ascii="Times New Roman" w:eastAsia="Times New Roman" w:hAnsi="Times New Roman" w:cs="Times New Roman"/>
          <w:sz w:val="24"/>
          <w:szCs w:val="24"/>
          <w:lang w:eastAsia="tr-TR"/>
        </w:rPr>
        <w:t>Composition’da</w:t>
      </w:r>
      <w:proofErr w:type="spellEnd"/>
      <w:r w:rsidRPr="00D00A62">
        <w:rPr>
          <w:rFonts w:ascii="Times New Roman" w:eastAsia="Times New Roman" w:hAnsi="Times New Roman" w:cs="Times New Roman"/>
          <w:sz w:val="24"/>
          <w:szCs w:val="24"/>
          <w:lang w:eastAsia="tr-TR"/>
        </w:rPr>
        <w:t xml:space="preserve"> tam sahiplik, </w:t>
      </w:r>
      <w:proofErr w:type="spellStart"/>
      <w:r w:rsidRPr="00D00A62">
        <w:rPr>
          <w:rFonts w:ascii="Times New Roman" w:eastAsia="Times New Roman" w:hAnsi="Times New Roman" w:cs="Times New Roman"/>
          <w:sz w:val="24"/>
          <w:szCs w:val="24"/>
          <w:lang w:eastAsia="tr-TR"/>
        </w:rPr>
        <w:t>aggregation’da</w:t>
      </w:r>
      <w:proofErr w:type="spellEnd"/>
      <w:r w:rsidRPr="00D00A62">
        <w:rPr>
          <w:rFonts w:ascii="Times New Roman" w:eastAsia="Times New Roman" w:hAnsi="Times New Roman" w:cs="Times New Roman"/>
          <w:sz w:val="24"/>
          <w:szCs w:val="24"/>
          <w:lang w:eastAsia="tr-TR"/>
        </w:rPr>
        <w:t xml:space="preserve"> ise kısmi sahiplik vardır gibi düşünebiliriz.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Composition’da</w:t>
      </w:r>
      <w:proofErr w:type="spellEnd"/>
      <w:r w:rsidRPr="00D00A62">
        <w:rPr>
          <w:rFonts w:ascii="Times New Roman" w:eastAsia="Times New Roman" w:hAnsi="Times New Roman" w:cs="Times New Roman"/>
          <w:sz w:val="24"/>
          <w:szCs w:val="24"/>
          <w:lang w:eastAsia="tr-TR"/>
        </w:rPr>
        <w:t xml:space="preserve"> parça bütün ilişkisi vardır. İçi dolu baklava dilimi ile gösterilirler. Parçalar bütünden ayrı düşünülemez. Örnek vermek gerekirse bir daire ve bu dairelere ait odaları düşünebiliriz. Odalar bir eve aittir. Odalar ve diğer objeler (örneğin kapılar) tek başına anlamlı değiller. Bu parçalar birleşerek bütünü (daire) oluştururlar. Eğer ev olmazsa odaların da anlamı yoktur, dolayısıyla odalar da yoktur. Daire-oda ilişkisini </w:t>
      </w:r>
      <w:proofErr w:type="spellStart"/>
      <w:r w:rsidRPr="00D00A62">
        <w:rPr>
          <w:rFonts w:ascii="Times New Roman" w:eastAsia="Times New Roman" w:hAnsi="Times New Roman" w:cs="Times New Roman"/>
          <w:sz w:val="24"/>
          <w:szCs w:val="24"/>
          <w:lang w:eastAsia="tr-TR"/>
        </w:rPr>
        <w:t>UML’de</w:t>
      </w:r>
      <w:proofErr w:type="spellEnd"/>
      <w:r w:rsidRPr="00D00A62">
        <w:rPr>
          <w:rFonts w:ascii="Times New Roman" w:eastAsia="Times New Roman" w:hAnsi="Times New Roman" w:cs="Times New Roman"/>
          <w:sz w:val="24"/>
          <w:szCs w:val="24"/>
          <w:lang w:eastAsia="tr-TR"/>
        </w:rPr>
        <w:t xml:space="preserve"> şu şekilde gösteririz: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3388360" cy="1236980"/>
            <wp:effectExtent l="19050" t="0" r="2540" b="0"/>
            <wp:docPr id="32" name="Resim 32" descr="http://www.gelistir.org/wp-content/uploads/2011/02/Daire-oda.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elistir.org/wp-content/uploads/2011/02/Daire-oda.png">
                      <a:hlinkClick r:id="rId30"/>
                    </pic:cNvPr>
                    <pic:cNvPicPr>
                      <a:picLocks noChangeAspect="1" noChangeArrowheads="1"/>
                    </pic:cNvPicPr>
                  </pic:nvPicPr>
                  <pic:blipFill>
                    <a:blip r:embed="rId31" cstate="print"/>
                    <a:srcRect/>
                    <a:stretch>
                      <a:fillRect/>
                    </a:stretch>
                  </pic:blipFill>
                  <pic:spPr bwMode="auto">
                    <a:xfrm>
                      <a:off x="0" y="0"/>
                      <a:ext cx="3388360" cy="1236980"/>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Daire ve Oda arasındaki çizginin iki ucunda bulunan sayılar, ilişkinin sayı miktarı ile ilgili bilgi verirler. Diyagramda, “Daire” tarafında 1, “Oda” tarafında 1</w:t>
      </w:r>
      <w:proofErr w:type="gramStart"/>
      <w:r w:rsidRPr="00D00A62">
        <w:rPr>
          <w:rFonts w:ascii="Times New Roman" w:eastAsia="Times New Roman" w:hAnsi="Times New Roman" w:cs="Times New Roman"/>
          <w:sz w:val="24"/>
          <w:szCs w:val="24"/>
          <w:lang w:eastAsia="tr-TR"/>
        </w:rPr>
        <w:t>..</w:t>
      </w:r>
      <w:proofErr w:type="gramEnd"/>
      <w:r w:rsidRPr="00D00A62">
        <w:rPr>
          <w:rFonts w:ascii="Times New Roman" w:eastAsia="Times New Roman" w:hAnsi="Times New Roman" w:cs="Times New Roman"/>
          <w:sz w:val="24"/>
          <w:szCs w:val="24"/>
          <w:lang w:eastAsia="tr-TR"/>
        </w:rPr>
        <w:t>* ifadesi görünür. Bu ilişki “bir daire 1 veya daha fazla oda’ya sahiptir” diye okunur. Oda tarafından düşünecek olursak; 1 oda bir dairede bulunabilir diye okuyabiliriz.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Aggragation’da</w:t>
      </w:r>
      <w:proofErr w:type="spellEnd"/>
      <w:r w:rsidRPr="00D00A62">
        <w:rPr>
          <w:rFonts w:ascii="Times New Roman" w:eastAsia="Times New Roman" w:hAnsi="Times New Roman" w:cs="Times New Roman"/>
          <w:sz w:val="24"/>
          <w:szCs w:val="24"/>
          <w:lang w:eastAsia="tr-TR"/>
        </w:rPr>
        <w:t xml:space="preserve"> ise yine parça bütün ilişkisi vardır; fakat iki obje birbirinden bağımsız işleve sahip olmaya devam edebilir. İçi boş baklava dili ile gösterilirler. </w:t>
      </w:r>
      <w:proofErr w:type="spellStart"/>
      <w:r w:rsidRPr="00D00A62">
        <w:rPr>
          <w:rFonts w:ascii="Times New Roman" w:eastAsia="Times New Roman" w:hAnsi="Times New Roman" w:cs="Times New Roman"/>
          <w:sz w:val="24"/>
          <w:szCs w:val="24"/>
          <w:lang w:eastAsia="tr-TR"/>
        </w:rPr>
        <w:t>Aggregation</w:t>
      </w:r>
      <w:proofErr w:type="spellEnd"/>
      <w:r w:rsidRPr="00D00A62">
        <w:rPr>
          <w:rFonts w:ascii="Times New Roman" w:eastAsia="Times New Roman" w:hAnsi="Times New Roman" w:cs="Times New Roman"/>
          <w:sz w:val="24"/>
          <w:szCs w:val="24"/>
          <w:lang w:eastAsia="tr-TR"/>
        </w:rPr>
        <w:t xml:space="preserve"> için Site-kapıcı örneği verelim. Site kendisine ait bir kapıcıya sahip olabilir. Fakat site olmadığı zaman kapıcı var olmaya devam edecektir.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drawing>
          <wp:inline distT="0" distB="0" distL="0" distR="0">
            <wp:extent cx="3149600" cy="1236980"/>
            <wp:effectExtent l="19050" t="0" r="0" b="0"/>
            <wp:docPr id="33" name="Resim 33" descr="http://www.gelistir.org/wp-content/uploads/2011/02/Site-kapici.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elistir.org/wp-content/uploads/2011/02/Site-kapici.png">
                      <a:hlinkClick r:id="rId32"/>
                    </pic:cNvPr>
                    <pic:cNvPicPr>
                      <a:picLocks noChangeAspect="1" noChangeArrowheads="1"/>
                    </pic:cNvPicPr>
                  </pic:nvPicPr>
                  <pic:blipFill>
                    <a:blip r:embed="rId33" cstate="print"/>
                    <a:srcRect/>
                    <a:stretch>
                      <a:fillRect/>
                    </a:stretch>
                  </pic:blipFill>
                  <pic:spPr bwMode="auto">
                    <a:xfrm>
                      <a:off x="0" y="0"/>
                      <a:ext cx="3149600" cy="1236980"/>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proofErr w:type="spellStart"/>
      <w:r w:rsidRPr="00D00A62">
        <w:rPr>
          <w:rFonts w:ascii="Times New Roman" w:eastAsia="Times New Roman" w:hAnsi="Times New Roman" w:cs="Times New Roman"/>
          <w:b/>
          <w:bCs/>
          <w:sz w:val="27"/>
          <w:szCs w:val="27"/>
          <w:lang w:eastAsia="tr-TR"/>
        </w:rPr>
        <w:t>YapLIST</w:t>
      </w:r>
      <w:proofErr w:type="spellEnd"/>
      <w:r w:rsidRPr="00D00A62">
        <w:rPr>
          <w:rFonts w:ascii="Times New Roman" w:eastAsia="Times New Roman" w:hAnsi="Times New Roman" w:cs="Times New Roman"/>
          <w:b/>
          <w:bCs/>
          <w:sz w:val="27"/>
          <w:szCs w:val="27"/>
          <w:lang w:eastAsia="tr-TR"/>
        </w:rPr>
        <w:t xml:space="preserve"> Domain Modeli</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Gerçek bir projede farklı kategoriler altında binlerce domain model olacaktır. Bizim uygulamamız oldukça basit olduğu için birkaç domain objesi ile işimizi görüyoruz.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Uzatmadan uygulamamıza dönecek olursak: domain objeleri, gereksinimlerden ve tüm bu gereksinim analizi sürecindeki etkinliklerden çıkarılabilir. Kullanım durumları yazılırken senaryolardaki adımlar, kullanılacak domain’ler ile ilgili önemli bilgiler sunar.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Biz de daha önceki yazılardan, kullanılacak domain sınıflarımızın şunlar olduğunu belirledik:</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lastRenderedPageBreak/>
        <w:drawing>
          <wp:inline distT="0" distB="0" distL="0" distR="0">
            <wp:extent cx="4476115" cy="2952115"/>
            <wp:effectExtent l="19050" t="0" r="635" b="0"/>
            <wp:docPr id="34" name="Resim 34" descr="http://www.gelistir.org/wp-content/uploads/2011/02/Domainler.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elistir.org/wp-content/uploads/2011/02/Domainler.png">
                      <a:hlinkClick r:id="rId34"/>
                    </pic:cNvPr>
                    <pic:cNvPicPr>
                      <a:picLocks noChangeAspect="1" noChangeArrowheads="1"/>
                    </pic:cNvPicPr>
                  </pic:nvPicPr>
                  <pic:blipFill>
                    <a:blip r:embed="rId35" cstate="print"/>
                    <a:srcRect/>
                    <a:stretch>
                      <a:fillRect/>
                    </a:stretch>
                  </pic:blipFill>
                  <pic:spPr bwMode="auto">
                    <a:xfrm>
                      <a:off x="0" y="0"/>
                      <a:ext cx="4476115" cy="2952115"/>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Gerçek bir projeye benzetmek ve biraz da artistlik yapmak amacıyla domain modelimizi İngilizce yapmaya karar verdik. O yüzden yukarıdaki diyagrama ait </w:t>
      </w:r>
      <w:proofErr w:type="spellStart"/>
      <w:r w:rsidRPr="00D00A62">
        <w:rPr>
          <w:rFonts w:ascii="Times New Roman" w:eastAsia="Times New Roman" w:hAnsi="Times New Roman" w:cs="Times New Roman"/>
          <w:sz w:val="24"/>
          <w:szCs w:val="24"/>
          <w:lang w:eastAsia="tr-TR"/>
        </w:rPr>
        <w:t>domainlerin</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İngilizce’lerini</w:t>
      </w:r>
      <w:proofErr w:type="spellEnd"/>
      <w:r w:rsidRPr="00D00A62">
        <w:rPr>
          <w:rFonts w:ascii="Times New Roman" w:eastAsia="Times New Roman" w:hAnsi="Times New Roman" w:cs="Times New Roman"/>
          <w:sz w:val="24"/>
          <w:szCs w:val="24"/>
          <w:lang w:eastAsia="tr-TR"/>
        </w:rPr>
        <w:t xml:space="preserve"> de belirleyelim.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659"/>
        <w:gridCol w:w="3531"/>
      </w:tblGrid>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Domain Objesi </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İngilizce Karşılığı</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Açıklama</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Note</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Başlık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Title</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Bitiş Tarihi</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Due</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Date</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Durum (Oluşturuldu, silindi, yapıldı)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Status</w:t>
            </w:r>
            <w:proofErr w:type="spellEnd"/>
            <w:r w:rsidRPr="00D00A62">
              <w:rPr>
                <w:rFonts w:ascii="Times New Roman" w:eastAsia="Times New Roman" w:hAnsi="Times New Roman" w:cs="Times New Roman"/>
                <w:sz w:val="24"/>
                <w:szCs w:val="24"/>
                <w:lang w:eastAsia="tr-TR"/>
              </w:rPr>
              <w:t xml:space="preserve"> (</w:t>
            </w:r>
            <w:proofErr w:type="spellStart"/>
            <w:r w:rsidRPr="00D00A62">
              <w:rPr>
                <w:rFonts w:ascii="Times New Roman" w:eastAsia="Times New Roman" w:hAnsi="Times New Roman" w:cs="Times New Roman"/>
                <w:sz w:val="24"/>
                <w:szCs w:val="24"/>
                <w:lang w:eastAsia="tr-TR"/>
              </w:rPr>
              <w:t>Created</w:t>
            </w:r>
            <w:proofErr w:type="spellEnd"/>
            <w:r w:rsidRPr="00D00A62">
              <w:rPr>
                <w:rFonts w:ascii="Times New Roman" w:eastAsia="Times New Roman" w:hAnsi="Times New Roman" w:cs="Times New Roman"/>
                <w:sz w:val="24"/>
                <w:szCs w:val="24"/>
                <w:lang w:eastAsia="tr-TR"/>
              </w:rPr>
              <w:t xml:space="preserve">, </w:t>
            </w:r>
            <w:proofErr w:type="spellStart"/>
            <w:proofErr w:type="gramStart"/>
            <w:r w:rsidRPr="00D00A62">
              <w:rPr>
                <w:rFonts w:ascii="Times New Roman" w:eastAsia="Times New Roman" w:hAnsi="Times New Roman" w:cs="Times New Roman"/>
                <w:sz w:val="24"/>
                <w:szCs w:val="24"/>
                <w:lang w:eastAsia="tr-TR"/>
              </w:rPr>
              <w:t>deleted</w:t>
            </w:r>
            <w:proofErr w:type="spellEnd"/>
            <w:r w:rsidRPr="00D00A62">
              <w:rPr>
                <w:rFonts w:ascii="Times New Roman" w:eastAsia="Times New Roman" w:hAnsi="Times New Roman" w:cs="Times New Roman"/>
                <w:sz w:val="24"/>
                <w:szCs w:val="24"/>
                <w:lang w:eastAsia="tr-TR"/>
              </w:rPr>
              <w:t>,</w:t>
            </w:r>
            <w:proofErr w:type="spellStart"/>
            <w:r w:rsidRPr="00D00A62">
              <w:rPr>
                <w:rFonts w:ascii="Times New Roman" w:eastAsia="Times New Roman" w:hAnsi="Times New Roman" w:cs="Times New Roman"/>
                <w:sz w:val="24"/>
                <w:szCs w:val="24"/>
                <w:lang w:eastAsia="tr-TR"/>
              </w:rPr>
              <w:t>completed</w:t>
            </w:r>
            <w:proofErr w:type="spellEnd"/>
            <w:proofErr w:type="gramEnd"/>
            <w:r w:rsidRPr="00D00A62">
              <w:rPr>
                <w:rFonts w:ascii="Times New Roman" w:eastAsia="Times New Roman" w:hAnsi="Times New Roman" w:cs="Times New Roman"/>
                <w:sz w:val="24"/>
                <w:szCs w:val="24"/>
                <w:lang w:eastAsia="tr-TR"/>
              </w:rPr>
              <w:t xml:space="preserve">) </w:t>
            </w:r>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Email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Email</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Kategori</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Category</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User</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 Adı</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Username</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Öncelik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Priority</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Şifre</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Password</w:t>
            </w:r>
            <w:proofErr w:type="spellEnd"/>
          </w:p>
        </w:tc>
      </w:tr>
      <w:tr w:rsidR="00D00A62" w:rsidRPr="00D00A62" w:rsidTr="00D00A6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Yapılacak</w:t>
            </w:r>
          </w:p>
        </w:tc>
        <w:tc>
          <w:tcPr>
            <w:tcW w:w="0" w:type="auto"/>
            <w:tcBorders>
              <w:top w:val="outset" w:sz="6" w:space="0" w:color="auto"/>
              <w:left w:val="outset" w:sz="6" w:space="0" w:color="auto"/>
              <w:bottom w:val="outset" w:sz="6" w:space="0" w:color="auto"/>
              <w:right w:val="outset" w:sz="6" w:space="0" w:color="auto"/>
            </w:tcBorders>
            <w:vAlign w:val="center"/>
            <w:hideMark/>
          </w:tcPr>
          <w:p w:rsidR="00D00A62" w:rsidRPr="00D00A62" w:rsidRDefault="00D00A62" w:rsidP="00D00A62">
            <w:pPr>
              <w:spacing w:after="0" w:line="240" w:lineRule="auto"/>
              <w:rPr>
                <w:rFonts w:ascii="Times New Roman" w:eastAsia="Times New Roman" w:hAnsi="Times New Roman" w:cs="Times New Roman"/>
                <w:sz w:val="24"/>
                <w:szCs w:val="24"/>
                <w:lang w:eastAsia="tr-TR"/>
              </w:rPr>
            </w:pPr>
            <w:proofErr w:type="spellStart"/>
            <w:r w:rsidRPr="00D00A62">
              <w:rPr>
                <w:rFonts w:ascii="Times New Roman" w:eastAsia="Times New Roman" w:hAnsi="Times New Roman" w:cs="Times New Roman"/>
                <w:sz w:val="24"/>
                <w:szCs w:val="24"/>
                <w:lang w:eastAsia="tr-TR"/>
              </w:rPr>
              <w:t>Todo</w:t>
            </w:r>
            <w:proofErr w:type="spellEnd"/>
          </w:p>
        </w:tc>
      </w:tr>
    </w:tbl>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Sesli düşünecek olursak:</w:t>
      </w:r>
    </w:p>
    <w:p w:rsidR="00D00A62" w:rsidRPr="00D00A62" w:rsidRDefault="00D00A62" w:rsidP="00D00A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Kullanıcılar sisteme kayıt olacak. Kayıtlı olan bu kullanıcılara ait yapılacak(</w:t>
      </w:r>
      <w:proofErr w:type="spellStart"/>
      <w:r w:rsidRPr="00D00A62">
        <w:rPr>
          <w:rFonts w:ascii="Times New Roman" w:eastAsia="Times New Roman" w:hAnsi="Times New Roman" w:cs="Times New Roman"/>
          <w:sz w:val="24"/>
          <w:szCs w:val="24"/>
          <w:lang w:eastAsia="tr-TR"/>
        </w:rPr>
        <w:t>lar</w:t>
      </w:r>
      <w:proofErr w:type="spellEnd"/>
      <w:r w:rsidRPr="00D00A62">
        <w:rPr>
          <w:rFonts w:ascii="Times New Roman" w:eastAsia="Times New Roman" w:hAnsi="Times New Roman" w:cs="Times New Roman"/>
          <w:sz w:val="24"/>
          <w:szCs w:val="24"/>
          <w:lang w:eastAsia="tr-TR"/>
        </w:rPr>
        <w:t xml:space="preserve">) olabilir. </w:t>
      </w:r>
    </w:p>
    <w:p w:rsidR="00D00A62" w:rsidRPr="00D00A62" w:rsidRDefault="00D00A62" w:rsidP="00D00A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Her bir yapılacak için; başlık, açıklama zorunlu. </w:t>
      </w:r>
    </w:p>
    <w:p w:rsidR="00D00A62" w:rsidRPr="00D00A62" w:rsidRDefault="00D00A62" w:rsidP="00D00A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Her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bir durum vardır. Bir </w:t>
      </w:r>
      <w:proofErr w:type="spellStart"/>
      <w:r w:rsidRPr="00D00A62">
        <w:rPr>
          <w:rFonts w:ascii="Times New Roman" w:eastAsia="Times New Roman" w:hAnsi="Times New Roman" w:cs="Times New Roman"/>
          <w:sz w:val="24"/>
          <w:szCs w:val="24"/>
          <w:lang w:eastAsia="tr-TR"/>
        </w:rPr>
        <w:t>yapılacak’ın</w:t>
      </w:r>
      <w:proofErr w:type="spellEnd"/>
      <w:r w:rsidRPr="00D00A62">
        <w:rPr>
          <w:rFonts w:ascii="Times New Roman" w:eastAsia="Times New Roman" w:hAnsi="Times New Roman" w:cs="Times New Roman"/>
          <w:sz w:val="24"/>
          <w:szCs w:val="24"/>
          <w:lang w:eastAsia="tr-TR"/>
        </w:rPr>
        <w:t xml:space="preserve"> durumu oluşturuldu, silindi ya da yapıldı seçeneklerinden birisi olabilir. </w:t>
      </w:r>
    </w:p>
    <w:p w:rsidR="00D00A62" w:rsidRPr="00D00A62" w:rsidRDefault="00D00A62" w:rsidP="00D00A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Yapılacaklar ayrıca kategori ve öncelik içerebilir. </w:t>
      </w:r>
    </w:p>
    <w:p w:rsidR="00D00A62" w:rsidRPr="00D00A62" w:rsidRDefault="00D00A62" w:rsidP="00D00A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Biraz daha inceleyince, başlık ve açıklama bilgisinin ayrı bir obje değil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bir öznitelik (</w:t>
      </w:r>
      <w:proofErr w:type="spellStart"/>
      <w:r w:rsidRPr="00D00A62">
        <w:rPr>
          <w:rFonts w:ascii="Times New Roman" w:eastAsia="Times New Roman" w:hAnsi="Times New Roman" w:cs="Times New Roman"/>
          <w:sz w:val="24"/>
          <w:szCs w:val="24"/>
          <w:lang w:eastAsia="tr-TR"/>
        </w:rPr>
        <w:t>attribute</w:t>
      </w:r>
      <w:proofErr w:type="spellEnd"/>
      <w:r w:rsidRPr="00D00A62">
        <w:rPr>
          <w:rFonts w:ascii="Times New Roman" w:eastAsia="Times New Roman" w:hAnsi="Times New Roman" w:cs="Times New Roman"/>
          <w:sz w:val="24"/>
          <w:szCs w:val="24"/>
          <w:lang w:eastAsia="tr-TR"/>
        </w:rPr>
        <w:t xml:space="preserve">) olduğunu </w:t>
      </w:r>
      <w:proofErr w:type="spellStart"/>
      <w:r w:rsidRPr="00D00A62">
        <w:rPr>
          <w:rFonts w:ascii="Times New Roman" w:eastAsia="Times New Roman" w:hAnsi="Times New Roman" w:cs="Times New Roman"/>
          <w:sz w:val="24"/>
          <w:szCs w:val="24"/>
          <w:lang w:eastAsia="tr-TR"/>
        </w:rPr>
        <w:t>farkediyoruz</w:t>
      </w:r>
      <w:proofErr w:type="spellEnd"/>
      <w:r w:rsidRPr="00D00A62">
        <w:rPr>
          <w:rFonts w:ascii="Times New Roman" w:eastAsia="Times New Roman" w:hAnsi="Times New Roman" w:cs="Times New Roman"/>
          <w:sz w:val="24"/>
          <w:szCs w:val="24"/>
          <w:lang w:eastAsia="tr-TR"/>
        </w:rPr>
        <w:t xml:space="preserve">. Aynı şekilde kullanıcı adı, </w:t>
      </w:r>
      <w:proofErr w:type="spellStart"/>
      <w:r w:rsidRPr="00D00A62">
        <w:rPr>
          <w:rFonts w:ascii="Times New Roman" w:eastAsia="Times New Roman" w:hAnsi="Times New Roman" w:cs="Times New Roman"/>
          <w:sz w:val="24"/>
          <w:szCs w:val="24"/>
          <w:lang w:eastAsia="tr-TR"/>
        </w:rPr>
        <w:t>email</w:t>
      </w:r>
      <w:proofErr w:type="spellEnd"/>
      <w:r w:rsidRPr="00D00A62">
        <w:rPr>
          <w:rFonts w:ascii="Times New Roman" w:eastAsia="Times New Roman" w:hAnsi="Times New Roman" w:cs="Times New Roman"/>
          <w:sz w:val="24"/>
          <w:szCs w:val="24"/>
          <w:lang w:eastAsia="tr-TR"/>
        </w:rPr>
        <w:t xml:space="preserve">, </w:t>
      </w:r>
      <w:r w:rsidRPr="00D00A62">
        <w:rPr>
          <w:rFonts w:ascii="Times New Roman" w:eastAsia="Times New Roman" w:hAnsi="Times New Roman" w:cs="Times New Roman"/>
          <w:sz w:val="24"/>
          <w:szCs w:val="24"/>
          <w:lang w:eastAsia="tr-TR"/>
        </w:rPr>
        <w:lastRenderedPageBreak/>
        <w:t xml:space="preserve">şifre’nin de ayrı birer obje değil kullanıcıya ait bir özellik olduğunu belirledik. Ayrıca her bir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bitiş zamanı bilgisini de </w:t>
      </w:r>
      <w:proofErr w:type="spellStart"/>
      <w:r w:rsidRPr="00D00A62">
        <w:rPr>
          <w:rFonts w:ascii="Times New Roman" w:eastAsia="Times New Roman" w:hAnsi="Times New Roman" w:cs="Times New Roman"/>
          <w:sz w:val="24"/>
          <w:szCs w:val="24"/>
          <w:lang w:eastAsia="tr-TR"/>
        </w:rPr>
        <w:t>tutumamız</w:t>
      </w:r>
      <w:proofErr w:type="spellEnd"/>
      <w:r w:rsidRPr="00D00A62">
        <w:rPr>
          <w:rFonts w:ascii="Times New Roman" w:eastAsia="Times New Roman" w:hAnsi="Times New Roman" w:cs="Times New Roman"/>
          <w:sz w:val="24"/>
          <w:szCs w:val="24"/>
          <w:lang w:eastAsia="tr-TR"/>
        </w:rPr>
        <w:t xml:space="preserve"> gerektiğini </w:t>
      </w:r>
      <w:proofErr w:type="spellStart"/>
      <w:r w:rsidRPr="00D00A62">
        <w:rPr>
          <w:rFonts w:ascii="Times New Roman" w:eastAsia="Times New Roman" w:hAnsi="Times New Roman" w:cs="Times New Roman"/>
          <w:sz w:val="24"/>
          <w:szCs w:val="24"/>
          <w:lang w:eastAsia="tr-TR"/>
        </w:rPr>
        <w:t>farkettik</w:t>
      </w:r>
      <w:proofErr w:type="spellEnd"/>
      <w:r w:rsidRPr="00D00A62">
        <w:rPr>
          <w:rFonts w:ascii="Times New Roman" w:eastAsia="Times New Roman" w:hAnsi="Times New Roman" w:cs="Times New Roman"/>
          <w:sz w:val="24"/>
          <w:szCs w:val="24"/>
          <w:lang w:eastAsia="tr-TR"/>
        </w:rPr>
        <w:t xml:space="preserve">. </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Kendi uygulamamıza dönecek olursak, domain modelimiz şu şekilde olur:</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FF"/>
          <w:sz w:val="24"/>
          <w:szCs w:val="24"/>
          <w:lang w:eastAsia="tr-TR"/>
        </w:rPr>
        <w:drawing>
          <wp:inline distT="0" distB="0" distL="0" distR="0">
            <wp:extent cx="5641975" cy="4374515"/>
            <wp:effectExtent l="19050" t="0" r="0" b="0"/>
            <wp:docPr id="35" name="Resim 35" descr="http://www.gelistir.org/wp-content/uploads/2011/02/Domain-Mode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elistir.org/wp-content/uploads/2011/02/Domain-Model.png">
                      <a:hlinkClick r:id="rId36"/>
                    </pic:cNvPr>
                    <pic:cNvPicPr>
                      <a:picLocks noChangeAspect="1" noChangeArrowheads="1"/>
                    </pic:cNvPicPr>
                  </pic:nvPicPr>
                  <pic:blipFill>
                    <a:blip r:embed="rId37" cstate="print"/>
                    <a:srcRect/>
                    <a:stretch>
                      <a:fillRect/>
                    </a:stretch>
                  </pic:blipFill>
                  <pic:spPr bwMode="auto">
                    <a:xfrm>
                      <a:off x="0" y="0"/>
                      <a:ext cx="5641975" cy="4374515"/>
                    </a:xfrm>
                    <a:prstGeom prst="rect">
                      <a:avLst/>
                    </a:prstGeom>
                    <a:noFill/>
                    <a:ln w="9525">
                      <a:noFill/>
                      <a:miter lim="800000"/>
                      <a:headEnd/>
                      <a:tailEnd/>
                    </a:ln>
                  </pic:spPr>
                </pic:pic>
              </a:graphicData>
            </a:graphic>
          </wp:inline>
        </w:drawing>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Yukarıdaki diyagramı teker </w:t>
      </w:r>
      <w:proofErr w:type="spellStart"/>
      <w:r w:rsidRPr="00D00A62">
        <w:rPr>
          <w:rFonts w:ascii="Times New Roman" w:eastAsia="Times New Roman" w:hAnsi="Times New Roman" w:cs="Times New Roman"/>
          <w:sz w:val="24"/>
          <w:szCs w:val="24"/>
          <w:lang w:eastAsia="tr-TR"/>
        </w:rPr>
        <w:t>teker</w:t>
      </w:r>
      <w:proofErr w:type="spellEnd"/>
      <w:r w:rsidRPr="00D00A62">
        <w:rPr>
          <w:rFonts w:ascii="Times New Roman" w:eastAsia="Times New Roman" w:hAnsi="Times New Roman" w:cs="Times New Roman"/>
          <w:sz w:val="24"/>
          <w:szCs w:val="24"/>
          <w:lang w:eastAsia="tr-TR"/>
        </w:rPr>
        <w:t xml:space="preserve"> yorumlayacak olursak:</w:t>
      </w:r>
      <w:r w:rsidRPr="00D00A62">
        <w:rPr>
          <w:rFonts w:ascii="Times New Roman" w:eastAsia="Times New Roman" w:hAnsi="Times New Roman" w:cs="Times New Roman"/>
          <w:sz w:val="24"/>
          <w:szCs w:val="24"/>
          <w:lang w:eastAsia="tr-TR"/>
        </w:rPr>
        <w:br/>
        <w:t>• Kullanıcı (</w:t>
      </w:r>
      <w:proofErr w:type="spellStart"/>
      <w:r w:rsidRPr="00D00A62">
        <w:rPr>
          <w:rFonts w:ascii="Times New Roman" w:eastAsia="Times New Roman" w:hAnsi="Times New Roman" w:cs="Times New Roman"/>
          <w:sz w:val="24"/>
          <w:szCs w:val="24"/>
          <w:lang w:eastAsia="tr-TR"/>
        </w:rPr>
        <w:t>user</w:t>
      </w:r>
      <w:proofErr w:type="spellEnd"/>
      <w:r w:rsidRPr="00D00A62">
        <w:rPr>
          <w:rFonts w:ascii="Times New Roman" w:eastAsia="Times New Roman" w:hAnsi="Times New Roman" w:cs="Times New Roman"/>
          <w:sz w:val="24"/>
          <w:szCs w:val="24"/>
          <w:lang w:eastAsia="tr-TR"/>
        </w:rPr>
        <w:t>) 0 veya daha fazla yapılacak (</w:t>
      </w:r>
      <w:proofErr w:type="spellStart"/>
      <w:r w:rsidRPr="00D00A62">
        <w:rPr>
          <w:rFonts w:ascii="Times New Roman" w:eastAsia="Times New Roman" w:hAnsi="Times New Roman" w:cs="Times New Roman"/>
          <w:sz w:val="24"/>
          <w:szCs w:val="24"/>
          <w:lang w:eastAsia="tr-TR"/>
        </w:rPr>
        <w:t>todo</w:t>
      </w:r>
      <w:proofErr w:type="spellEnd"/>
      <w:r w:rsidRPr="00D00A62">
        <w:rPr>
          <w:rFonts w:ascii="Times New Roman" w:eastAsia="Times New Roman" w:hAnsi="Times New Roman" w:cs="Times New Roman"/>
          <w:sz w:val="24"/>
          <w:szCs w:val="24"/>
          <w:lang w:eastAsia="tr-TR"/>
        </w:rPr>
        <w:t>) oluşturabilir.</w:t>
      </w:r>
      <w:r w:rsidRPr="00D00A62">
        <w:rPr>
          <w:rFonts w:ascii="Times New Roman" w:eastAsia="Times New Roman" w:hAnsi="Times New Roman" w:cs="Times New Roman"/>
          <w:sz w:val="24"/>
          <w:szCs w:val="24"/>
          <w:lang w:eastAsia="tr-TR"/>
        </w:rPr>
        <w:br/>
        <w:t>• Yapılacak sadece 1 kullanıcıya aittir.</w:t>
      </w:r>
      <w:r w:rsidRPr="00D00A62">
        <w:rPr>
          <w:rFonts w:ascii="Times New Roman" w:eastAsia="Times New Roman" w:hAnsi="Times New Roman" w:cs="Times New Roman"/>
          <w:sz w:val="24"/>
          <w:szCs w:val="24"/>
          <w:lang w:eastAsia="tr-TR"/>
        </w:rPr>
        <w:br/>
        <w:t xml:space="preserve">•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w:t>
      </w:r>
      <w:proofErr w:type="spellStart"/>
      <w:r w:rsidRPr="00D00A62">
        <w:rPr>
          <w:rFonts w:ascii="Times New Roman" w:eastAsia="Times New Roman" w:hAnsi="Times New Roman" w:cs="Times New Roman"/>
          <w:sz w:val="24"/>
          <w:szCs w:val="24"/>
          <w:lang w:eastAsia="tr-TR"/>
        </w:rPr>
        <w:t>todo</w:t>
      </w:r>
      <w:proofErr w:type="spellEnd"/>
      <w:r w:rsidRPr="00D00A62">
        <w:rPr>
          <w:rFonts w:ascii="Times New Roman" w:eastAsia="Times New Roman" w:hAnsi="Times New Roman" w:cs="Times New Roman"/>
          <w:sz w:val="24"/>
          <w:szCs w:val="24"/>
          <w:lang w:eastAsia="tr-TR"/>
        </w:rPr>
        <w:t>) 1 durum (</w:t>
      </w:r>
      <w:proofErr w:type="spellStart"/>
      <w:r w:rsidRPr="00D00A62">
        <w:rPr>
          <w:rFonts w:ascii="Times New Roman" w:eastAsia="Times New Roman" w:hAnsi="Times New Roman" w:cs="Times New Roman"/>
          <w:sz w:val="24"/>
          <w:szCs w:val="24"/>
          <w:lang w:eastAsia="tr-TR"/>
        </w:rPr>
        <w:t>status</w:t>
      </w:r>
      <w:proofErr w:type="spellEnd"/>
      <w:r w:rsidRPr="00D00A62">
        <w:rPr>
          <w:rFonts w:ascii="Times New Roman" w:eastAsia="Times New Roman" w:hAnsi="Times New Roman" w:cs="Times New Roman"/>
          <w:sz w:val="24"/>
          <w:szCs w:val="24"/>
          <w:lang w:eastAsia="tr-TR"/>
        </w:rPr>
        <w:t>) vardır.</w:t>
      </w:r>
      <w:r w:rsidRPr="00D00A62">
        <w:rPr>
          <w:rFonts w:ascii="Times New Roman" w:eastAsia="Times New Roman" w:hAnsi="Times New Roman" w:cs="Times New Roman"/>
          <w:sz w:val="24"/>
          <w:szCs w:val="24"/>
          <w:lang w:eastAsia="tr-TR"/>
        </w:rPr>
        <w:br/>
        <w:t xml:space="preserve">• Aynı durum (örneğin tamamlandı), 1’den fazla </w:t>
      </w:r>
      <w:proofErr w:type="spellStart"/>
      <w:r w:rsidRPr="00D00A62">
        <w:rPr>
          <w:rFonts w:ascii="Times New Roman" w:eastAsia="Times New Roman" w:hAnsi="Times New Roman" w:cs="Times New Roman"/>
          <w:sz w:val="24"/>
          <w:szCs w:val="24"/>
          <w:lang w:eastAsia="tr-TR"/>
        </w:rPr>
        <w:t>yapılacak’ta</w:t>
      </w:r>
      <w:proofErr w:type="spellEnd"/>
      <w:r w:rsidRPr="00D00A62">
        <w:rPr>
          <w:rFonts w:ascii="Times New Roman" w:eastAsia="Times New Roman" w:hAnsi="Times New Roman" w:cs="Times New Roman"/>
          <w:sz w:val="24"/>
          <w:szCs w:val="24"/>
          <w:lang w:eastAsia="tr-TR"/>
        </w:rPr>
        <w:t xml:space="preserve"> bulunabilir.</w:t>
      </w:r>
      <w:r w:rsidRPr="00D00A62">
        <w:rPr>
          <w:rFonts w:ascii="Times New Roman" w:eastAsia="Times New Roman" w:hAnsi="Times New Roman" w:cs="Times New Roman"/>
          <w:sz w:val="24"/>
          <w:szCs w:val="24"/>
          <w:lang w:eastAsia="tr-TR"/>
        </w:rPr>
        <w:br/>
        <w:t xml:space="preserve">•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öncelik belirlenebilir. Belirlenirse en fazla 1 tane önceliği olur.</w:t>
      </w:r>
      <w:r w:rsidRPr="00D00A62">
        <w:rPr>
          <w:rFonts w:ascii="Times New Roman" w:eastAsia="Times New Roman" w:hAnsi="Times New Roman" w:cs="Times New Roman"/>
          <w:sz w:val="24"/>
          <w:szCs w:val="24"/>
          <w:lang w:eastAsia="tr-TR"/>
        </w:rPr>
        <w:br/>
        <w:t xml:space="preserve">• Aynı öncelik 1’den fazla </w:t>
      </w:r>
      <w:proofErr w:type="spellStart"/>
      <w:r w:rsidRPr="00D00A62">
        <w:rPr>
          <w:rFonts w:ascii="Times New Roman" w:eastAsia="Times New Roman" w:hAnsi="Times New Roman" w:cs="Times New Roman"/>
          <w:sz w:val="24"/>
          <w:szCs w:val="24"/>
          <w:lang w:eastAsia="tr-TR"/>
        </w:rPr>
        <w:t>yapılacak’ta</w:t>
      </w:r>
      <w:proofErr w:type="spellEnd"/>
      <w:r w:rsidRPr="00D00A62">
        <w:rPr>
          <w:rFonts w:ascii="Times New Roman" w:eastAsia="Times New Roman" w:hAnsi="Times New Roman" w:cs="Times New Roman"/>
          <w:sz w:val="24"/>
          <w:szCs w:val="24"/>
          <w:lang w:eastAsia="tr-TR"/>
        </w:rPr>
        <w:t xml:space="preserve"> olabilir</w:t>
      </w:r>
      <w:r w:rsidRPr="00D00A62">
        <w:rPr>
          <w:rFonts w:ascii="Times New Roman" w:eastAsia="Times New Roman" w:hAnsi="Times New Roman" w:cs="Times New Roman"/>
          <w:sz w:val="24"/>
          <w:szCs w:val="24"/>
          <w:lang w:eastAsia="tr-TR"/>
        </w:rPr>
        <w:br/>
        <w:t xml:space="preserve">• </w:t>
      </w:r>
      <w:proofErr w:type="spellStart"/>
      <w:r w:rsidRPr="00D00A62">
        <w:rPr>
          <w:rFonts w:ascii="Times New Roman" w:eastAsia="Times New Roman" w:hAnsi="Times New Roman" w:cs="Times New Roman"/>
          <w:sz w:val="24"/>
          <w:szCs w:val="24"/>
          <w:lang w:eastAsia="tr-TR"/>
        </w:rPr>
        <w:t>Yapılacak’a</w:t>
      </w:r>
      <w:proofErr w:type="spellEnd"/>
      <w:r w:rsidRPr="00D00A62">
        <w:rPr>
          <w:rFonts w:ascii="Times New Roman" w:eastAsia="Times New Roman" w:hAnsi="Times New Roman" w:cs="Times New Roman"/>
          <w:sz w:val="24"/>
          <w:szCs w:val="24"/>
          <w:lang w:eastAsia="tr-TR"/>
        </w:rPr>
        <w:t xml:space="preserve"> ait en fazla 1 tane kategori olabilir. Kategori seçmek de zorunlu değildir.</w:t>
      </w:r>
      <w:r w:rsidRPr="00D00A62">
        <w:rPr>
          <w:rFonts w:ascii="Times New Roman" w:eastAsia="Times New Roman" w:hAnsi="Times New Roman" w:cs="Times New Roman"/>
          <w:sz w:val="24"/>
          <w:szCs w:val="24"/>
          <w:lang w:eastAsia="tr-TR"/>
        </w:rPr>
        <w:br/>
        <w:t xml:space="preserve">• 1 kategori 1’den fazla </w:t>
      </w:r>
      <w:proofErr w:type="spellStart"/>
      <w:r w:rsidRPr="00D00A62">
        <w:rPr>
          <w:rFonts w:ascii="Times New Roman" w:eastAsia="Times New Roman" w:hAnsi="Times New Roman" w:cs="Times New Roman"/>
          <w:sz w:val="24"/>
          <w:szCs w:val="24"/>
          <w:lang w:eastAsia="tr-TR"/>
        </w:rPr>
        <w:t>yapılacak’ta</w:t>
      </w:r>
      <w:proofErr w:type="spellEnd"/>
      <w:r w:rsidRPr="00D00A62">
        <w:rPr>
          <w:rFonts w:ascii="Times New Roman" w:eastAsia="Times New Roman" w:hAnsi="Times New Roman" w:cs="Times New Roman"/>
          <w:sz w:val="24"/>
          <w:szCs w:val="24"/>
          <w:lang w:eastAsia="tr-TR"/>
        </w:rPr>
        <w:t xml:space="preserve"> olabilir.</w:t>
      </w:r>
    </w:p>
    <w:p w:rsidR="00D00A62" w:rsidRPr="00D00A62" w:rsidRDefault="00D00A62" w:rsidP="00D00A62">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D00A62">
        <w:rPr>
          <w:rFonts w:ascii="Times New Roman" w:eastAsia="Times New Roman" w:hAnsi="Times New Roman" w:cs="Times New Roman"/>
          <w:b/>
          <w:bCs/>
          <w:sz w:val="27"/>
          <w:szCs w:val="27"/>
          <w:lang w:eastAsia="tr-TR"/>
        </w:rPr>
        <w:t>Sonuç</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 xml:space="preserve">Bu yazıda, analiz-geliştirme sürecine farklı bir perspektiften baktık. </w:t>
      </w:r>
      <w:proofErr w:type="spellStart"/>
      <w:r w:rsidRPr="00D00A62">
        <w:rPr>
          <w:rFonts w:ascii="Times New Roman" w:eastAsia="Times New Roman" w:hAnsi="Times New Roman" w:cs="Times New Roman"/>
          <w:sz w:val="24"/>
          <w:szCs w:val="24"/>
          <w:lang w:eastAsia="tr-TR"/>
        </w:rPr>
        <w:t>Domain’lerin</w:t>
      </w:r>
      <w:proofErr w:type="spellEnd"/>
      <w:r w:rsidRPr="00D00A62">
        <w:rPr>
          <w:rFonts w:ascii="Times New Roman" w:eastAsia="Times New Roman" w:hAnsi="Times New Roman" w:cs="Times New Roman"/>
          <w:sz w:val="24"/>
          <w:szCs w:val="24"/>
          <w:lang w:eastAsia="tr-TR"/>
        </w:rPr>
        <w:t xml:space="preserve"> belirlenmesi sayesinde veritabanı tabloları ve </w:t>
      </w:r>
      <w:proofErr w:type="spellStart"/>
      <w:r w:rsidRPr="00D00A62">
        <w:rPr>
          <w:rFonts w:ascii="Times New Roman" w:eastAsia="Times New Roman" w:hAnsi="Times New Roman" w:cs="Times New Roman"/>
          <w:sz w:val="24"/>
          <w:szCs w:val="24"/>
          <w:lang w:eastAsia="tr-TR"/>
        </w:rPr>
        <w:t>Hibernate</w:t>
      </w:r>
      <w:proofErr w:type="spellEnd"/>
      <w:r w:rsidRPr="00D00A62">
        <w:rPr>
          <w:rFonts w:ascii="Times New Roman" w:eastAsia="Times New Roman" w:hAnsi="Times New Roman" w:cs="Times New Roman"/>
          <w:sz w:val="24"/>
          <w:szCs w:val="24"/>
          <w:lang w:eastAsia="tr-TR"/>
        </w:rPr>
        <w:t xml:space="preserve"> gibi kütüphanelerde kullanılan ve tablolara tekabül eden varlık (</w:t>
      </w:r>
      <w:proofErr w:type="spellStart"/>
      <w:r w:rsidRPr="00D00A62">
        <w:rPr>
          <w:rFonts w:ascii="Times New Roman" w:eastAsia="Times New Roman" w:hAnsi="Times New Roman" w:cs="Times New Roman"/>
          <w:sz w:val="24"/>
          <w:szCs w:val="24"/>
          <w:lang w:eastAsia="tr-TR"/>
        </w:rPr>
        <w:t>entity</w:t>
      </w:r>
      <w:proofErr w:type="spellEnd"/>
      <w:r w:rsidRPr="00D00A62">
        <w:rPr>
          <w:rFonts w:ascii="Times New Roman" w:eastAsia="Times New Roman" w:hAnsi="Times New Roman" w:cs="Times New Roman"/>
          <w:sz w:val="24"/>
          <w:szCs w:val="24"/>
          <w:lang w:eastAsia="tr-TR"/>
        </w:rPr>
        <w:t>) sınıflarını çıkartabiliriz.</w:t>
      </w:r>
    </w:p>
    <w:p w:rsidR="00D00A62" w:rsidRPr="00D00A62" w:rsidRDefault="00D00A62" w:rsidP="00D00A62">
      <w:pPr>
        <w:spacing w:before="100" w:beforeAutospacing="1" w:after="100" w:afterAutospacing="1" w:line="240" w:lineRule="auto"/>
        <w:rPr>
          <w:rFonts w:ascii="Times New Roman" w:eastAsia="Times New Roman" w:hAnsi="Times New Roman" w:cs="Times New Roman"/>
          <w:sz w:val="24"/>
          <w:szCs w:val="24"/>
          <w:lang w:eastAsia="tr-TR"/>
        </w:rPr>
      </w:pPr>
      <w:r w:rsidRPr="00D00A62">
        <w:rPr>
          <w:rFonts w:ascii="Times New Roman" w:eastAsia="Times New Roman" w:hAnsi="Times New Roman" w:cs="Times New Roman"/>
          <w:sz w:val="24"/>
          <w:szCs w:val="24"/>
          <w:lang w:eastAsia="tr-TR"/>
        </w:rPr>
        <w:t>Sonraki yazıda sistem mimarisini detaylandırıp, farklı tür sınıflar arasındaki ilişkiyi ele alan dinamik modeller üzerinde çalışarak, kaldığımız yerden devam edeceğiz.</w:t>
      </w:r>
    </w:p>
    <w:p w:rsidR="00D00A62" w:rsidRDefault="00D00A62" w:rsidP="00D00A62">
      <w:pPr>
        <w:pStyle w:val="Balk3"/>
      </w:pPr>
      <w:r>
        <w:lastRenderedPageBreak/>
        <w:t>Giriş</w:t>
      </w:r>
    </w:p>
    <w:p w:rsidR="00D00A62" w:rsidRDefault="00D00A62" w:rsidP="00D00A62">
      <w:pPr>
        <w:pStyle w:val="NormalWeb"/>
      </w:pPr>
      <w:r>
        <w:t xml:space="preserve">Bir önceki yazıda domain modellerimizi belirlemiştik. Bu yazıda ise </w:t>
      </w:r>
      <w:proofErr w:type="spellStart"/>
      <w:r>
        <w:t>sequence</w:t>
      </w:r>
      <w:proofErr w:type="spellEnd"/>
      <w:r>
        <w:t xml:space="preserve"> diyagramları ile kaldığımız yerden devam edeceğiz. </w:t>
      </w:r>
      <w:proofErr w:type="spellStart"/>
      <w:r>
        <w:t>Sequence</w:t>
      </w:r>
      <w:proofErr w:type="spellEnd"/>
      <w:r>
        <w:t xml:space="preserve"> diyagramlarında, birden fazla obje etkileşim halinde olur.</w:t>
      </w:r>
    </w:p>
    <w:p w:rsidR="00D00A62" w:rsidRDefault="00D00A62" w:rsidP="00D00A62">
      <w:pPr>
        <w:pStyle w:val="NormalWeb"/>
      </w:pPr>
      <w:r>
        <w:t xml:space="preserve">Yazıda ilk önce </w:t>
      </w:r>
      <w:proofErr w:type="spellStart"/>
      <w:r>
        <w:t>sequence</w:t>
      </w:r>
      <w:proofErr w:type="spellEnd"/>
      <w:r>
        <w:t xml:space="preserve"> diyagramları ve burada kullanacağımız kavramlar ile ilgili açıklamalar bulunmaktadır. Ardından projemize ait her bir </w:t>
      </w:r>
      <w:proofErr w:type="spellStart"/>
      <w:r>
        <w:t>use</w:t>
      </w:r>
      <w:proofErr w:type="spellEnd"/>
      <w:r>
        <w:t xml:space="preserve"> </w:t>
      </w:r>
      <w:proofErr w:type="spellStart"/>
      <w:r>
        <w:t>case’in</w:t>
      </w:r>
      <w:proofErr w:type="spellEnd"/>
      <w:r>
        <w:t xml:space="preserve"> </w:t>
      </w:r>
      <w:proofErr w:type="spellStart"/>
      <w:r>
        <w:t>sequence</w:t>
      </w:r>
      <w:proofErr w:type="spellEnd"/>
      <w:r>
        <w:t xml:space="preserve"> diyagramı inceleniyor. </w:t>
      </w:r>
    </w:p>
    <w:p w:rsidR="00D00A62" w:rsidRDefault="00D00A62" w:rsidP="00D00A62">
      <w:pPr>
        <w:pStyle w:val="Balk3"/>
      </w:pPr>
      <w:proofErr w:type="spellStart"/>
      <w:r>
        <w:t>Sequence</w:t>
      </w:r>
      <w:proofErr w:type="spellEnd"/>
      <w:r>
        <w:t xml:space="preserve"> Diyagramı Nedir?</w:t>
      </w:r>
    </w:p>
    <w:p w:rsidR="00D00A62" w:rsidRDefault="00D00A62" w:rsidP="00D00A62">
      <w:pPr>
        <w:pStyle w:val="NormalWeb"/>
      </w:pPr>
      <w:proofErr w:type="spellStart"/>
      <w:r>
        <w:t>Sequence</w:t>
      </w:r>
      <w:proofErr w:type="spellEnd"/>
      <w:r>
        <w:t xml:space="preserve"> diyagramı: bir işin (kullanım durumu ya da </w:t>
      </w:r>
      <w:proofErr w:type="spellStart"/>
      <w:r>
        <w:t>use</w:t>
      </w:r>
      <w:proofErr w:type="spellEnd"/>
      <w:r>
        <w:t xml:space="preserve"> </w:t>
      </w:r>
      <w:proofErr w:type="spellStart"/>
      <w:r>
        <w:t>case</w:t>
      </w:r>
      <w:proofErr w:type="spellEnd"/>
      <w:r>
        <w:t xml:space="preserve">) gerçekleşmesi için ilgili objelerin aralarında “sırasıyla” hangi </w:t>
      </w:r>
      <w:proofErr w:type="spellStart"/>
      <w:r>
        <w:t>metodların</w:t>
      </w:r>
      <w:proofErr w:type="spellEnd"/>
      <w:r>
        <w:t xml:space="preserve"> çağrılması gerektiğini </w:t>
      </w:r>
      <w:proofErr w:type="spellStart"/>
      <w:r>
        <w:t>modellemize</w:t>
      </w:r>
      <w:proofErr w:type="spellEnd"/>
      <w:r>
        <w:t xml:space="preserve"> yardımcı olur. Oldukça sık kullanılan dinamik UML modellerinden birisidir.</w:t>
      </w:r>
    </w:p>
    <w:p w:rsidR="00D00A62" w:rsidRDefault="00D00A62" w:rsidP="00D00A62">
      <w:pPr>
        <w:pStyle w:val="NormalWeb"/>
      </w:pPr>
      <w:r>
        <w:t>Diyagram okunurken, yukarıdan aşağıya doğru bir zaman çizgisi varmış gibi düşünülür.</w:t>
      </w:r>
    </w:p>
    <w:p w:rsidR="00D00A62" w:rsidRDefault="00D00A62" w:rsidP="00D00A62">
      <w:pPr>
        <w:pStyle w:val="NormalWeb"/>
      </w:pPr>
      <w:r>
        <w:t xml:space="preserve">Bizim yazımızdaki </w:t>
      </w:r>
      <w:proofErr w:type="spellStart"/>
      <w:r>
        <w:t>sequence</w:t>
      </w:r>
      <w:proofErr w:type="spellEnd"/>
      <w:r>
        <w:t xml:space="preserve"> diyagramlarını yorumlayabilmek için standart </w:t>
      </w:r>
      <w:proofErr w:type="spellStart"/>
      <w:r>
        <w:t>sequence</w:t>
      </w:r>
      <w:proofErr w:type="spellEnd"/>
      <w:r>
        <w:t xml:space="preserve"> diyagramlarında kullanılan kavramlara ek olarak bir iki tanesin daha bilmeye ihtiyacımız var. “</w:t>
      </w:r>
      <w:proofErr w:type="spellStart"/>
      <w:r>
        <w:t>Boundary</w:t>
      </w:r>
      <w:proofErr w:type="spellEnd"/>
      <w:r>
        <w:t>”, “</w:t>
      </w:r>
      <w:proofErr w:type="spellStart"/>
      <w:r>
        <w:t>Control</w:t>
      </w:r>
      <w:proofErr w:type="spellEnd"/>
      <w:r>
        <w:t>” ve “</w:t>
      </w:r>
      <w:proofErr w:type="spellStart"/>
      <w:r>
        <w:t>Entity</w:t>
      </w:r>
      <w:proofErr w:type="spellEnd"/>
      <w:r>
        <w:t xml:space="preserve">” olarak isimlendirilen objeler ICONIX(*) gibi çözümleme ve analiz tekniklerinde kullanılmaktadır. </w:t>
      </w:r>
      <w:proofErr w:type="spellStart"/>
      <w:r>
        <w:t>Boundary</w:t>
      </w:r>
      <w:proofErr w:type="spellEnd"/>
      <w:r>
        <w:t xml:space="preserve">, dış dünyadaki aktörlerin ilk etkileşime girdiği objelerdir. İlgili komuta göre </w:t>
      </w:r>
      <w:proofErr w:type="spellStart"/>
      <w:r>
        <w:t>control</w:t>
      </w:r>
      <w:proofErr w:type="spellEnd"/>
      <w:r>
        <w:t xml:space="preserve"> objeleri, </w:t>
      </w:r>
      <w:proofErr w:type="spellStart"/>
      <w:r>
        <w:t>boundary</w:t>
      </w:r>
      <w:proofErr w:type="spellEnd"/>
      <w:r>
        <w:t xml:space="preserve"> objelerinden istenen işleme göre </w:t>
      </w:r>
      <w:proofErr w:type="spellStart"/>
      <w:r>
        <w:t>entity</w:t>
      </w:r>
      <w:proofErr w:type="spellEnd"/>
      <w:r>
        <w:t xml:space="preserve"> objelerini de kullanarak çalışırlar. İşlem sonuçlarını, dış dünyadaki </w:t>
      </w:r>
      <w:proofErr w:type="spellStart"/>
      <w:r>
        <w:t>aktörere</w:t>
      </w:r>
      <w:proofErr w:type="spellEnd"/>
      <w:r>
        <w:t xml:space="preserve"> gösteren ya da yönlendiren obje yine </w:t>
      </w:r>
      <w:proofErr w:type="spellStart"/>
      <w:r>
        <w:t>boundary</w:t>
      </w:r>
      <w:proofErr w:type="spellEnd"/>
      <w:r>
        <w:t xml:space="preserve"> objeleridir.</w:t>
      </w:r>
    </w:p>
    <w:p w:rsidR="00D00A62" w:rsidRDefault="00D00A62" w:rsidP="00D00A62">
      <w:pPr>
        <w:pStyle w:val="NormalWeb"/>
      </w:pPr>
      <w:proofErr w:type="spellStart"/>
      <w:r>
        <w:t>Entity</w:t>
      </w:r>
      <w:proofErr w:type="spellEnd"/>
      <w:r>
        <w:t>-</w:t>
      </w:r>
      <w:proofErr w:type="spellStart"/>
      <w:r>
        <w:t>Boundary</w:t>
      </w:r>
      <w:proofErr w:type="spellEnd"/>
      <w:r>
        <w:t>-</w:t>
      </w:r>
      <w:proofErr w:type="spellStart"/>
      <w:r>
        <w:t>Control</w:t>
      </w:r>
      <w:proofErr w:type="spellEnd"/>
      <w:r>
        <w:t>, MVC (Model-</w:t>
      </w:r>
      <w:proofErr w:type="spellStart"/>
      <w:r>
        <w:t>View</w:t>
      </w:r>
      <w:proofErr w:type="spellEnd"/>
      <w:r>
        <w:t>-</w:t>
      </w:r>
      <w:proofErr w:type="spellStart"/>
      <w:r>
        <w:t>Controller</w:t>
      </w:r>
      <w:proofErr w:type="spellEnd"/>
      <w:r>
        <w:t xml:space="preserve">) tasarım desenine benzer. Aralarındaki ilişkiyi; </w:t>
      </w:r>
      <w:proofErr w:type="spellStart"/>
      <w:r>
        <w:t>Boundary</w:t>
      </w:r>
      <w:proofErr w:type="spellEnd"/>
      <w:r>
        <w:t>-</w:t>
      </w:r>
      <w:proofErr w:type="spellStart"/>
      <w:r>
        <w:t>view</w:t>
      </w:r>
      <w:proofErr w:type="spellEnd"/>
      <w:r>
        <w:t xml:space="preserve">, </w:t>
      </w:r>
      <w:proofErr w:type="spellStart"/>
      <w:r>
        <w:t>entity</w:t>
      </w:r>
      <w:proofErr w:type="spellEnd"/>
      <w:r>
        <w:t xml:space="preserve">-model ve </w:t>
      </w:r>
      <w:proofErr w:type="spellStart"/>
      <w:r>
        <w:t>control</w:t>
      </w:r>
      <w:proofErr w:type="spellEnd"/>
      <w:r>
        <w:t>-</w:t>
      </w:r>
      <w:proofErr w:type="spellStart"/>
      <w:r>
        <w:t>controller</w:t>
      </w:r>
      <w:proofErr w:type="spellEnd"/>
      <w:r>
        <w:t xml:space="preserve"> gibi düşünebiliriz. Bu objeler kullanılarak gerçekleştirilen bir işlem genelde şu şekilde olur:</w:t>
      </w:r>
    </w:p>
    <w:p w:rsidR="00D00A62" w:rsidRDefault="00D00A62" w:rsidP="00D00A62">
      <w:pPr>
        <w:pStyle w:val="NormalWeb"/>
      </w:pPr>
      <w:r>
        <w:t>1. İlgili sayfa veya form kullanıcıya gösterilir.</w:t>
      </w:r>
      <w:r>
        <w:br/>
        <w:t>2. Kullanıcı (aktör), bir işin yapılması için ilgili linke/butona tıklar.</w:t>
      </w:r>
      <w:r>
        <w:br/>
        <w:t xml:space="preserve">3. </w:t>
      </w:r>
      <w:proofErr w:type="spellStart"/>
      <w:r>
        <w:t>Control</w:t>
      </w:r>
      <w:proofErr w:type="spellEnd"/>
      <w:r>
        <w:t xml:space="preserve"> objesine ait </w:t>
      </w:r>
      <w:proofErr w:type="spellStart"/>
      <w:r>
        <w:t>metodlar</w:t>
      </w:r>
      <w:proofErr w:type="spellEnd"/>
      <w:r>
        <w:t xml:space="preserve"> çalıştırılır.</w:t>
      </w:r>
      <w:r>
        <w:br/>
        <w:t xml:space="preserve">4. Duruma göre </w:t>
      </w:r>
      <w:proofErr w:type="spellStart"/>
      <w:r>
        <w:t>entity</w:t>
      </w:r>
      <w:proofErr w:type="spellEnd"/>
      <w:r>
        <w:t xml:space="preserve"> objelerinde bulunan veriler de kullanılır. </w:t>
      </w:r>
      <w:proofErr w:type="spellStart"/>
      <w:r>
        <w:t>Entity’lerden</w:t>
      </w:r>
      <w:proofErr w:type="spellEnd"/>
      <w:r>
        <w:t xml:space="preserve"> gelen veriler ile birlikte, istenen işlemler (veritabanına yazma, hesap-kitap vs.) </w:t>
      </w:r>
      <w:proofErr w:type="spellStart"/>
      <w:r>
        <w:t>control</w:t>
      </w:r>
      <w:proofErr w:type="spellEnd"/>
      <w:r>
        <w:t xml:space="preserve"> tarafından gerçekleştirilir.</w:t>
      </w:r>
      <w:r>
        <w:br/>
        <w:t xml:space="preserve">5. Tüm süreç sonunda bulunan sonuç ya da istenen bilgi </w:t>
      </w:r>
      <w:proofErr w:type="spellStart"/>
      <w:r>
        <w:t>boundary</w:t>
      </w:r>
      <w:proofErr w:type="spellEnd"/>
      <w:r>
        <w:t xml:space="preserve"> objesi tarafından kullanıcıya (aktör) gösterilir.</w:t>
      </w:r>
    </w:p>
    <w:p w:rsidR="00D00A62" w:rsidRDefault="00D00A62" w:rsidP="00D00A62">
      <w:pPr>
        <w:pStyle w:val="NormalWeb"/>
      </w:pPr>
      <w:proofErr w:type="spellStart"/>
      <w:r>
        <w:t>Entity</w:t>
      </w:r>
      <w:proofErr w:type="spellEnd"/>
      <w:r>
        <w:t>-</w:t>
      </w:r>
      <w:proofErr w:type="spellStart"/>
      <w:r>
        <w:t>Boundary</w:t>
      </w:r>
      <w:proofErr w:type="spellEnd"/>
      <w:r>
        <w:t>-</w:t>
      </w:r>
      <w:proofErr w:type="spellStart"/>
      <w:r>
        <w:t>Control</w:t>
      </w:r>
      <w:proofErr w:type="spellEnd"/>
      <w:r>
        <w:t xml:space="preserve"> objelerini ve açıklamalarını görsel olarak şu şekilde ifade edebiliriz:</w:t>
      </w:r>
    </w:p>
    <w:p w:rsidR="00D00A62" w:rsidRDefault="00D00A62" w:rsidP="00D00A62">
      <w:pPr>
        <w:pStyle w:val="NormalWeb"/>
      </w:pPr>
      <w:r>
        <w:rPr>
          <w:noProof/>
          <w:color w:val="0000FF"/>
        </w:rPr>
        <w:lastRenderedPageBreak/>
        <w:drawing>
          <wp:inline distT="0" distB="0" distL="0" distR="0">
            <wp:extent cx="5665470" cy="3209290"/>
            <wp:effectExtent l="19050" t="0" r="0" b="0"/>
            <wp:docPr id="40" name="Resim 40" descr="http://www.gelistir.org/wp-content/uploads/2011/02/Common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gelistir.org/wp-content/uploads/2011/02/Common1.png">
                      <a:hlinkClick r:id="rId38"/>
                    </pic:cNvPr>
                    <pic:cNvPicPr>
                      <a:picLocks noChangeAspect="1" noChangeArrowheads="1"/>
                    </pic:cNvPicPr>
                  </pic:nvPicPr>
                  <pic:blipFill>
                    <a:blip r:embed="rId39" cstate="print"/>
                    <a:srcRect/>
                    <a:stretch>
                      <a:fillRect/>
                    </a:stretch>
                  </pic:blipFill>
                  <pic:spPr bwMode="auto">
                    <a:xfrm>
                      <a:off x="0" y="0"/>
                      <a:ext cx="5665470" cy="3209290"/>
                    </a:xfrm>
                    <a:prstGeom prst="rect">
                      <a:avLst/>
                    </a:prstGeom>
                    <a:noFill/>
                    <a:ln w="9525">
                      <a:noFill/>
                      <a:miter lim="800000"/>
                      <a:headEnd/>
                      <a:tailEnd/>
                    </a:ln>
                  </pic:spPr>
                </pic:pic>
              </a:graphicData>
            </a:graphic>
          </wp:inline>
        </w:drawing>
      </w:r>
    </w:p>
    <w:p w:rsidR="00D00A62" w:rsidRDefault="00D00A62" w:rsidP="00D00A62">
      <w:pPr>
        <w:pStyle w:val="Balk3"/>
      </w:pPr>
      <w:r>
        <w:t xml:space="preserve">Uygulamamıza Ait </w:t>
      </w:r>
      <w:proofErr w:type="spellStart"/>
      <w:r>
        <w:t>Sequence</w:t>
      </w:r>
      <w:proofErr w:type="spellEnd"/>
      <w:r>
        <w:t xml:space="preserve"> Diyagramları</w:t>
      </w:r>
    </w:p>
    <w:p w:rsidR="00D00A62" w:rsidRDefault="00D00A62" w:rsidP="00D00A62">
      <w:pPr>
        <w:pStyle w:val="NormalWeb"/>
      </w:pPr>
      <w:r>
        <w:t xml:space="preserve">Bu bölümde, önceki yazılarda belirlediğimiz </w:t>
      </w:r>
      <w:proofErr w:type="spellStart"/>
      <w:r>
        <w:t>use</w:t>
      </w:r>
      <w:proofErr w:type="spellEnd"/>
      <w:r>
        <w:t xml:space="preserve"> </w:t>
      </w:r>
      <w:proofErr w:type="spellStart"/>
      <w:r>
        <w:t>case’ler</w:t>
      </w:r>
      <w:proofErr w:type="spellEnd"/>
      <w:r>
        <w:t xml:space="preserve"> için </w:t>
      </w:r>
      <w:proofErr w:type="spellStart"/>
      <w:r>
        <w:t>sequence</w:t>
      </w:r>
      <w:proofErr w:type="spellEnd"/>
      <w:r>
        <w:t xml:space="preserve"> diyagramlarını vereceğiz. Açıklamalar Türkçe fakat </w:t>
      </w:r>
      <w:proofErr w:type="spellStart"/>
      <w:r>
        <w:t>diyaglardaki</w:t>
      </w:r>
      <w:proofErr w:type="spellEnd"/>
      <w:r>
        <w:t xml:space="preserve"> ifadeler İngilizce olarak gösterilmektedir.</w:t>
      </w:r>
    </w:p>
    <w:p w:rsidR="00D00A62" w:rsidRDefault="00D00A62" w:rsidP="00D00A62">
      <w:pPr>
        <w:pStyle w:val="NormalWeb"/>
      </w:pPr>
      <w:r>
        <w:rPr>
          <w:b/>
          <w:bCs/>
        </w:rPr>
        <w:t>Kayıt Ol</w:t>
      </w:r>
    </w:p>
    <w:p w:rsidR="00D00A62" w:rsidRDefault="00D00A62" w:rsidP="00D00A62">
      <w:pPr>
        <w:pStyle w:val="NormalWeb"/>
      </w:pPr>
      <w:r>
        <w:t xml:space="preserve">Kayıt olma işlemi için kullanıcının kayıt ol sayfasına yönlendirildiğini varsayıyoruz. Kayıt olma sayfasında yeni bir </w:t>
      </w:r>
      <w:proofErr w:type="spellStart"/>
      <w:r>
        <w:rPr>
          <w:i/>
          <w:iCs/>
        </w:rPr>
        <w:t>User</w:t>
      </w:r>
      <w:proofErr w:type="spellEnd"/>
      <w:r>
        <w:t xml:space="preserve"> objesi oluşturuluyor. Bu sayfada: kullanıcı adı, şifre gibi bilgiler bu </w:t>
      </w:r>
      <w:proofErr w:type="spellStart"/>
      <w:r>
        <w:rPr>
          <w:i/>
          <w:iCs/>
        </w:rPr>
        <w:t>User</w:t>
      </w:r>
      <w:proofErr w:type="spellEnd"/>
      <w:r>
        <w:t xml:space="preserve"> objesi içine dolduruluyor ve kullanıcı, “Kayıt ol” butonuna basıyor. Bu işlemi de </w:t>
      </w:r>
      <w:proofErr w:type="spellStart"/>
      <w:r>
        <w:rPr>
          <w:i/>
          <w:iCs/>
        </w:rPr>
        <w:t>UserPage</w:t>
      </w:r>
      <w:proofErr w:type="spellEnd"/>
      <w:r>
        <w:t xml:space="preserve"> </w:t>
      </w:r>
      <w:proofErr w:type="spellStart"/>
      <w:r>
        <w:t>boundary</w:t>
      </w:r>
      <w:proofErr w:type="spellEnd"/>
      <w:r>
        <w:t xml:space="preserve"> objesi karşılayıp, </w:t>
      </w:r>
      <w:proofErr w:type="spellStart"/>
      <w:r>
        <w:rPr>
          <w:i/>
          <w:iCs/>
        </w:rPr>
        <w:t>UserController</w:t>
      </w:r>
      <w:proofErr w:type="spellEnd"/>
      <w:r>
        <w:t xml:space="preserve"> objesine, kullanıcıyı kaydetmesi için mesaj gönderiyor. Tüm bu işlemlerin sonucunda kullanıcı ilgili sayfaya yönlendiriliyor.</w:t>
      </w:r>
    </w:p>
    <w:p w:rsidR="00D00A62" w:rsidRDefault="00D00A62" w:rsidP="00D00A62">
      <w:pPr>
        <w:pStyle w:val="NormalWeb"/>
      </w:pPr>
      <w:r>
        <w:rPr>
          <w:noProof/>
          <w:color w:val="0000FF"/>
        </w:rPr>
        <w:lastRenderedPageBreak/>
        <w:drawing>
          <wp:inline distT="0" distB="0" distL="0" distR="0">
            <wp:extent cx="5689600" cy="3657600"/>
            <wp:effectExtent l="19050" t="0" r="6350" b="0"/>
            <wp:docPr id="41" name="Resim 41" descr="http://www.gelistir.org/wp-content/uploads/2011/02/Register.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gelistir.org/wp-content/uploads/2011/02/Register.png">
                      <a:hlinkClick r:id="rId40"/>
                    </pic:cNvPr>
                    <pic:cNvPicPr>
                      <a:picLocks noChangeAspect="1" noChangeArrowheads="1"/>
                    </pic:cNvPicPr>
                  </pic:nvPicPr>
                  <pic:blipFill>
                    <a:blip r:embed="rId41" cstate="print"/>
                    <a:srcRect/>
                    <a:stretch>
                      <a:fillRect/>
                    </a:stretch>
                  </pic:blipFill>
                  <pic:spPr bwMode="auto">
                    <a:xfrm>
                      <a:off x="0" y="0"/>
                      <a:ext cx="5689600" cy="3657600"/>
                    </a:xfrm>
                    <a:prstGeom prst="rect">
                      <a:avLst/>
                    </a:prstGeom>
                    <a:noFill/>
                    <a:ln w="9525">
                      <a:noFill/>
                      <a:miter lim="800000"/>
                      <a:headEnd/>
                      <a:tailEnd/>
                    </a:ln>
                  </pic:spPr>
                </pic:pic>
              </a:graphicData>
            </a:graphic>
          </wp:inline>
        </w:drawing>
      </w:r>
    </w:p>
    <w:p w:rsidR="00D00A62" w:rsidRDefault="00D00A62" w:rsidP="00D00A62">
      <w:pPr>
        <w:pStyle w:val="NormalWeb"/>
      </w:pPr>
      <w:r>
        <w:rPr>
          <w:b/>
          <w:bCs/>
        </w:rPr>
        <w:t>Giriş Yap</w:t>
      </w:r>
      <w:r>
        <w:br/>
        <w:t xml:space="preserve">Kullanıcı giriş sayfasına girer, kullanıcı adı ve şifre bilgilerini girer. Kullanıcı doğrulanır ve </w:t>
      </w:r>
      <w:proofErr w:type="spellStart"/>
      <w:r>
        <w:t>anasayaya</w:t>
      </w:r>
      <w:proofErr w:type="spellEnd"/>
      <w:r>
        <w:t xml:space="preserve"> yönlendirilir. Eğer doğrulanamazsa tekrar giriş sayfasına yönlendirilir. Doğrulanıp, doğrulanamadığını </w:t>
      </w:r>
      <w:r>
        <w:rPr>
          <w:i/>
          <w:iCs/>
        </w:rPr>
        <w:t>[</w:t>
      </w:r>
      <w:proofErr w:type="spellStart"/>
      <w:r>
        <w:rPr>
          <w:i/>
          <w:iCs/>
        </w:rPr>
        <w:t>Validated</w:t>
      </w:r>
      <w:proofErr w:type="spellEnd"/>
      <w:r>
        <w:rPr>
          <w:i/>
          <w:iCs/>
        </w:rPr>
        <w:t>=</w:t>
      </w:r>
      <w:proofErr w:type="spellStart"/>
      <w:r>
        <w:rPr>
          <w:i/>
          <w:iCs/>
        </w:rPr>
        <w:t>True</w:t>
      </w:r>
      <w:proofErr w:type="spellEnd"/>
      <w:r>
        <w:rPr>
          <w:i/>
          <w:iCs/>
        </w:rPr>
        <w:t xml:space="preserve"> veya </w:t>
      </w:r>
      <w:proofErr w:type="spellStart"/>
      <w:r>
        <w:rPr>
          <w:i/>
          <w:iCs/>
        </w:rPr>
        <w:t>False</w:t>
      </w:r>
      <w:proofErr w:type="spellEnd"/>
      <w:r>
        <w:rPr>
          <w:i/>
          <w:iCs/>
        </w:rPr>
        <w:t>]</w:t>
      </w:r>
      <w:r>
        <w:t xml:space="preserve"> mesajı ile ifade ediyoruz. </w:t>
      </w:r>
      <w:proofErr w:type="spellStart"/>
      <w:r>
        <w:t>Sequence</w:t>
      </w:r>
      <w:proofErr w:type="spellEnd"/>
      <w:r>
        <w:t xml:space="preserve"> </w:t>
      </w:r>
      <w:r>
        <w:lastRenderedPageBreak/>
        <w:t>diyagramında bunun için başka gösterim yöntemleri de var; fakat bu durum için gerekli değil.</w:t>
      </w:r>
      <w:r>
        <w:br/>
      </w:r>
      <w:r>
        <w:rPr>
          <w:noProof/>
          <w:color w:val="0000FF"/>
        </w:rPr>
        <w:drawing>
          <wp:inline distT="0" distB="0" distL="0" distR="0">
            <wp:extent cx="5677535" cy="4398645"/>
            <wp:effectExtent l="19050" t="0" r="0" b="0"/>
            <wp:docPr id="42" name="Resim 42" descr="http://www.gelistir.org/wp-content/uploads/2011/02/Login.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gelistir.org/wp-content/uploads/2011/02/Login.png">
                      <a:hlinkClick r:id="rId42"/>
                    </pic:cNvPr>
                    <pic:cNvPicPr>
                      <a:picLocks noChangeAspect="1" noChangeArrowheads="1"/>
                    </pic:cNvPicPr>
                  </pic:nvPicPr>
                  <pic:blipFill>
                    <a:blip r:embed="rId43" cstate="print"/>
                    <a:srcRect/>
                    <a:stretch>
                      <a:fillRect/>
                    </a:stretch>
                  </pic:blipFill>
                  <pic:spPr bwMode="auto">
                    <a:xfrm>
                      <a:off x="0" y="0"/>
                      <a:ext cx="5677535" cy="4398645"/>
                    </a:xfrm>
                    <a:prstGeom prst="rect">
                      <a:avLst/>
                    </a:prstGeom>
                    <a:noFill/>
                    <a:ln w="9525">
                      <a:noFill/>
                      <a:miter lim="800000"/>
                      <a:headEnd/>
                      <a:tailEnd/>
                    </a:ln>
                  </pic:spPr>
                </pic:pic>
              </a:graphicData>
            </a:graphic>
          </wp:inline>
        </w:drawing>
      </w:r>
    </w:p>
    <w:p w:rsidR="00D00A62" w:rsidRDefault="00D00A62" w:rsidP="00D00A62">
      <w:pPr>
        <w:pStyle w:val="NormalWeb"/>
      </w:pPr>
      <w:r>
        <w:rPr>
          <w:b/>
          <w:bCs/>
        </w:rPr>
        <w:t>Yapılacak Oluştur/Güncelle</w:t>
      </w:r>
      <w:r>
        <w:br/>
        <w:t xml:space="preserve">Kullanıcı ilgili sayfaya yönlendirilir. Yapılacak ile ilgili verileri girer (başlık, tarih, kategori, öncelik vs.) ve kaydet butonuna basar. </w:t>
      </w:r>
      <w:proofErr w:type="spellStart"/>
      <w:r>
        <w:rPr>
          <w:i/>
          <w:iCs/>
        </w:rPr>
        <w:t>TodoController</w:t>
      </w:r>
      <w:proofErr w:type="spellEnd"/>
      <w:r>
        <w:t xml:space="preserve"> tarafından veritabanına kaydedilir ve kaydedilen yapılacak kullanıcıya </w:t>
      </w:r>
      <w:proofErr w:type="spellStart"/>
      <w:r>
        <w:rPr>
          <w:i/>
          <w:iCs/>
        </w:rPr>
        <w:t>TodoPage</w:t>
      </w:r>
      <w:proofErr w:type="spellEnd"/>
      <w:r>
        <w:t xml:space="preserve"> </w:t>
      </w:r>
      <w:proofErr w:type="spellStart"/>
      <w:r>
        <w:t>boundary</w:t>
      </w:r>
      <w:proofErr w:type="spellEnd"/>
      <w:r>
        <w:t xml:space="preserve"> objesi tarafından gösterilir.</w:t>
      </w:r>
    </w:p>
    <w:p w:rsidR="00D00A62" w:rsidRDefault="00D00A62" w:rsidP="00D00A62">
      <w:pPr>
        <w:pStyle w:val="NormalWeb"/>
      </w:pPr>
      <w:r>
        <w:rPr>
          <w:noProof/>
          <w:color w:val="0000FF"/>
        </w:rPr>
        <w:lastRenderedPageBreak/>
        <w:drawing>
          <wp:inline distT="0" distB="0" distL="0" distR="0">
            <wp:extent cx="5546090" cy="4482465"/>
            <wp:effectExtent l="19050" t="0" r="0" b="0"/>
            <wp:docPr id="43" name="Resim 43" descr="http://www.gelistir.org/wp-content/uploads/2011/02/Create-Todo.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gelistir.org/wp-content/uploads/2011/02/Create-Todo.png">
                      <a:hlinkClick r:id="rId44"/>
                    </pic:cNvPr>
                    <pic:cNvPicPr>
                      <a:picLocks noChangeAspect="1" noChangeArrowheads="1"/>
                    </pic:cNvPicPr>
                  </pic:nvPicPr>
                  <pic:blipFill>
                    <a:blip r:embed="rId45" cstate="print"/>
                    <a:srcRect/>
                    <a:stretch>
                      <a:fillRect/>
                    </a:stretch>
                  </pic:blipFill>
                  <pic:spPr bwMode="auto">
                    <a:xfrm>
                      <a:off x="0" y="0"/>
                      <a:ext cx="5546090" cy="4482465"/>
                    </a:xfrm>
                    <a:prstGeom prst="rect">
                      <a:avLst/>
                    </a:prstGeom>
                    <a:noFill/>
                    <a:ln w="9525">
                      <a:noFill/>
                      <a:miter lim="800000"/>
                      <a:headEnd/>
                      <a:tailEnd/>
                    </a:ln>
                  </pic:spPr>
                </pic:pic>
              </a:graphicData>
            </a:graphic>
          </wp:inline>
        </w:drawing>
      </w:r>
    </w:p>
    <w:p w:rsidR="00D00A62" w:rsidRDefault="00D00A62" w:rsidP="00D00A62">
      <w:pPr>
        <w:pStyle w:val="NormalWeb"/>
      </w:pPr>
      <w:r>
        <w:rPr>
          <w:b/>
          <w:bCs/>
        </w:rPr>
        <w:t>Yapılacak Sil</w:t>
      </w:r>
      <w:r>
        <w:br/>
        <w:t xml:space="preserve">Kullanıcı yapılacak seçer ve “sil” butonuna basar. Silinme sonrası kullanıcı yapılacak </w:t>
      </w:r>
      <w:r>
        <w:lastRenderedPageBreak/>
        <w:t xml:space="preserve">listesinin bulunduğu sayfaya </w:t>
      </w:r>
      <w:proofErr w:type="spellStart"/>
      <w:r>
        <w:t>yönlendilir</w:t>
      </w:r>
      <w:proofErr w:type="spellEnd"/>
      <w:r>
        <w:t>.</w:t>
      </w:r>
      <w:r>
        <w:br/>
      </w:r>
      <w:r>
        <w:rPr>
          <w:noProof/>
          <w:color w:val="0000FF"/>
        </w:rPr>
        <w:drawing>
          <wp:inline distT="0" distB="0" distL="0" distR="0">
            <wp:extent cx="5570220" cy="4667885"/>
            <wp:effectExtent l="19050" t="0" r="0" b="0"/>
            <wp:docPr id="44" name="Resim 44" descr="http://www.gelistir.org/wp-content/uploads/2011/02/Delete-Todo.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gelistir.org/wp-content/uploads/2011/02/Delete-Todo.png">
                      <a:hlinkClick r:id="rId46"/>
                    </pic:cNvPr>
                    <pic:cNvPicPr>
                      <a:picLocks noChangeAspect="1" noChangeArrowheads="1"/>
                    </pic:cNvPicPr>
                  </pic:nvPicPr>
                  <pic:blipFill>
                    <a:blip r:embed="rId47" cstate="print"/>
                    <a:srcRect/>
                    <a:stretch>
                      <a:fillRect/>
                    </a:stretch>
                  </pic:blipFill>
                  <pic:spPr bwMode="auto">
                    <a:xfrm>
                      <a:off x="0" y="0"/>
                      <a:ext cx="5570220" cy="4667885"/>
                    </a:xfrm>
                    <a:prstGeom prst="rect">
                      <a:avLst/>
                    </a:prstGeom>
                    <a:noFill/>
                    <a:ln w="9525">
                      <a:noFill/>
                      <a:miter lim="800000"/>
                      <a:headEnd/>
                      <a:tailEnd/>
                    </a:ln>
                  </pic:spPr>
                </pic:pic>
              </a:graphicData>
            </a:graphic>
          </wp:inline>
        </w:drawing>
      </w:r>
    </w:p>
    <w:p w:rsidR="00D00A62" w:rsidRDefault="00D00A62" w:rsidP="00D00A62">
      <w:pPr>
        <w:pStyle w:val="NormalWeb"/>
      </w:pPr>
      <w:proofErr w:type="spellStart"/>
      <w:r>
        <w:rPr>
          <w:b/>
          <w:bCs/>
        </w:rPr>
        <w:t>Category</w:t>
      </w:r>
      <w:proofErr w:type="spellEnd"/>
      <w:r>
        <w:rPr>
          <w:b/>
          <w:bCs/>
        </w:rPr>
        <w:t xml:space="preserve"> Oluştur/Güncelle</w:t>
      </w:r>
      <w:r>
        <w:br/>
        <w:t>Kategori oluşturma işlemi de “Yapılacak Oluştur/güncelle” kısmındaki örneğe benzer şekilde gerçekleşir.</w:t>
      </w:r>
    </w:p>
    <w:p w:rsidR="00D00A62" w:rsidRDefault="00D00A62" w:rsidP="00D00A62">
      <w:pPr>
        <w:pStyle w:val="NormalWeb"/>
      </w:pPr>
      <w:r>
        <w:rPr>
          <w:noProof/>
          <w:color w:val="0000FF"/>
        </w:rPr>
        <w:lastRenderedPageBreak/>
        <w:drawing>
          <wp:inline distT="0" distB="0" distL="0" distR="0">
            <wp:extent cx="5659755" cy="3997960"/>
            <wp:effectExtent l="19050" t="0" r="0" b="0"/>
            <wp:docPr id="45" name="Resim 45" descr="http://www.gelistir.org/wp-content/uploads/2011/02/Create-Category.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gelistir.org/wp-content/uploads/2011/02/Create-Category.png">
                      <a:hlinkClick r:id="rId48"/>
                    </pic:cNvPr>
                    <pic:cNvPicPr>
                      <a:picLocks noChangeAspect="1" noChangeArrowheads="1"/>
                    </pic:cNvPicPr>
                  </pic:nvPicPr>
                  <pic:blipFill>
                    <a:blip r:embed="rId49" cstate="print"/>
                    <a:srcRect/>
                    <a:stretch>
                      <a:fillRect/>
                    </a:stretch>
                  </pic:blipFill>
                  <pic:spPr bwMode="auto">
                    <a:xfrm>
                      <a:off x="0" y="0"/>
                      <a:ext cx="5659755" cy="3997960"/>
                    </a:xfrm>
                    <a:prstGeom prst="rect">
                      <a:avLst/>
                    </a:prstGeom>
                    <a:noFill/>
                    <a:ln w="9525">
                      <a:noFill/>
                      <a:miter lim="800000"/>
                      <a:headEnd/>
                      <a:tailEnd/>
                    </a:ln>
                  </pic:spPr>
                </pic:pic>
              </a:graphicData>
            </a:graphic>
          </wp:inline>
        </w:drawing>
      </w:r>
    </w:p>
    <w:p w:rsidR="00D00A62" w:rsidRDefault="00D00A62" w:rsidP="00D00A62">
      <w:pPr>
        <w:pStyle w:val="Balk3"/>
      </w:pPr>
      <w:r>
        <w:t>Sonuç</w:t>
      </w:r>
    </w:p>
    <w:p w:rsidR="00D00A62" w:rsidRDefault="00D00A62" w:rsidP="00D00A62">
      <w:pPr>
        <w:pStyle w:val="NormalWeb"/>
      </w:pPr>
      <w:proofErr w:type="spellStart"/>
      <w:r>
        <w:t>Sequence</w:t>
      </w:r>
      <w:proofErr w:type="spellEnd"/>
      <w:r>
        <w:t xml:space="preserve"> diyagramları ile nesnelerimizi/bileşenlerimizi büyük oranda belirlemiş olduk. Bu işlemden sonra uygulamada kullanacağımız sınıflarımızı belirleyip kodlama aşamasına geçebilirdik; fakat amacımız analiz olduğu için yazı serimizi burada sonlandırıyoruz.</w:t>
      </w:r>
    </w:p>
    <w:p w:rsidR="00D00A62" w:rsidRDefault="00D00A62" w:rsidP="00D00A62">
      <w:pPr>
        <w:pStyle w:val="NormalWeb"/>
      </w:pPr>
      <w:r>
        <w:t>Bir sonraki yazıda tecrübelerimizi paylaşarak yazı dizimizi kapatacağız.</w:t>
      </w:r>
    </w:p>
    <w:p w:rsidR="00D00A62" w:rsidRDefault="00D00A62" w:rsidP="00D00A62">
      <w:pPr>
        <w:pStyle w:val="NormalWeb"/>
      </w:pPr>
      <w:r>
        <w:t>Son yazımızda da görüşmek dileğiyle…</w:t>
      </w:r>
    </w:p>
    <w:p w:rsidR="00D00A62" w:rsidRDefault="00D00A62">
      <w:r>
        <w:br w:type="page"/>
      </w:r>
    </w:p>
    <w:p w:rsidR="00D00A62" w:rsidRPr="00D00A62" w:rsidRDefault="00CF67F2" w:rsidP="00D00A62">
      <w:pPr>
        <w:spacing w:after="0" w:line="240" w:lineRule="auto"/>
        <w:rPr>
          <w:rFonts w:ascii="Times New Roman" w:eastAsia="Times New Roman" w:hAnsi="Times New Roman" w:cs="Times New Roman"/>
          <w:sz w:val="24"/>
          <w:szCs w:val="24"/>
          <w:lang w:eastAsia="tr-TR"/>
        </w:rPr>
      </w:pPr>
      <w:hyperlink r:id="rId50" w:tooltip="09:52" w:history="1">
        <w:proofErr w:type="gramStart"/>
        <w:r w:rsidR="00D00A62" w:rsidRPr="00D00A62">
          <w:rPr>
            <w:rFonts w:ascii="Times New Roman" w:eastAsia="Times New Roman" w:hAnsi="Times New Roman" w:cs="Times New Roman"/>
            <w:color w:val="0000FF"/>
            <w:sz w:val="24"/>
            <w:szCs w:val="24"/>
            <w:u w:val="single"/>
            <w:lang w:eastAsia="tr-TR"/>
          </w:rPr>
          <w:t>15/02/2011</w:t>
        </w:r>
        <w:proofErr w:type="gramEnd"/>
      </w:hyperlink>
      <w:r w:rsidR="00D00A62" w:rsidRPr="00D00A62">
        <w:rPr>
          <w:rFonts w:ascii="Times New Roman" w:eastAsia="Times New Roman" w:hAnsi="Times New Roman" w:cs="Times New Roman"/>
          <w:sz w:val="24"/>
          <w:szCs w:val="24"/>
          <w:lang w:eastAsia="tr-TR"/>
        </w:rPr>
        <w:t xml:space="preserve"> </w:t>
      </w:r>
      <w:proofErr w:type="spellStart"/>
      <w:r w:rsidR="00D00A62" w:rsidRPr="00D00A62">
        <w:rPr>
          <w:rFonts w:ascii="Times New Roman" w:eastAsia="Times New Roman" w:hAnsi="Times New Roman" w:cs="Times New Roman"/>
          <w:sz w:val="24"/>
          <w:szCs w:val="24"/>
          <w:lang w:eastAsia="tr-TR"/>
        </w:rPr>
        <w:t>by</w:t>
      </w:r>
      <w:proofErr w:type="spellEnd"/>
      <w:r w:rsidR="00D00A62" w:rsidRPr="00D00A62">
        <w:rPr>
          <w:rFonts w:ascii="Times New Roman" w:eastAsia="Times New Roman" w:hAnsi="Times New Roman" w:cs="Times New Roman"/>
          <w:sz w:val="24"/>
          <w:szCs w:val="24"/>
          <w:lang w:eastAsia="tr-TR"/>
        </w:rPr>
        <w:t xml:space="preserve"> </w:t>
      </w:r>
      <w:hyperlink r:id="rId51" w:tooltip="View all posts by Türkdoğan Taşdelen" w:history="1">
        <w:proofErr w:type="spellStart"/>
        <w:r w:rsidR="00D00A62" w:rsidRPr="00D00A62">
          <w:rPr>
            <w:rFonts w:ascii="Times New Roman" w:eastAsia="Times New Roman" w:hAnsi="Times New Roman" w:cs="Times New Roman"/>
            <w:color w:val="0000FF"/>
            <w:sz w:val="24"/>
            <w:szCs w:val="24"/>
            <w:u w:val="single"/>
            <w:lang w:eastAsia="tr-TR"/>
          </w:rPr>
          <w:t>Türkdoğan</w:t>
        </w:r>
        <w:proofErr w:type="spellEnd"/>
        <w:r w:rsidR="00D00A62" w:rsidRPr="00D00A62">
          <w:rPr>
            <w:rFonts w:ascii="Times New Roman" w:eastAsia="Times New Roman" w:hAnsi="Times New Roman" w:cs="Times New Roman"/>
            <w:color w:val="0000FF"/>
            <w:sz w:val="24"/>
            <w:szCs w:val="24"/>
            <w:u w:val="single"/>
            <w:lang w:eastAsia="tr-TR"/>
          </w:rPr>
          <w:t xml:space="preserve"> </w:t>
        </w:r>
        <w:proofErr w:type="spellStart"/>
        <w:r w:rsidR="00D00A62" w:rsidRPr="00D00A62">
          <w:rPr>
            <w:rFonts w:ascii="Times New Roman" w:eastAsia="Times New Roman" w:hAnsi="Times New Roman" w:cs="Times New Roman"/>
            <w:color w:val="0000FF"/>
            <w:sz w:val="24"/>
            <w:szCs w:val="24"/>
            <w:u w:val="single"/>
            <w:lang w:eastAsia="tr-TR"/>
          </w:rPr>
          <w:t>Taşdelen</w:t>
        </w:r>
        <w:proofErr w:type="spellEnd"/>
      </w:hyperlink>
      <w:r w:rsidR="00D00A62" w:rsidRPr="00D00A62">
        <w:rPr>
          <w:rFonts w:ascii="Times New Roman" w:eastAsia="Times New Roman" w:hAnsi="Times New Roman" w:cs="Times New Roman"/>
          <w:sz w:val="24"/>
          <w:szCs w:val="24"/>
          <w:lang w:eastAsia="tr-TR"/>
        </w:rPr>
        <w:t xml:space="preserve"> in </w:t>
      </w:r>
      <w:hyperlink r:id="rId52" w:tooltip="View all posts in UML" w:history="1">
        <w:r w:rsidR="00D00A62" w:rsidRPr="00D00A62">
          <w:rPr>
            <w:rFonts w:ascii="Times New Roman" w:eastAsia="Times New Roman" w:hAnsi="Times New Roman" w:cs="Times New Roman"/>
            <w:color w:val="0000FF"/>
            <w:sz w:val="24"/>
            <w:szCs w:val="24"/>
            <w:u w:val="single"/>
            <w:lang w:eastAsia="tr-TR"/>
          </w:rPr>
          <w:t>UML</w:t>
        </w:r>
      </w:hyperlink>
      <w:r w:rsidR="00D00A62" w:rsidRPr="00D00A62">
        <w:rPr>
          <w:rFonts w:ascii="Times New Roman" w:eastAsia="Times New Roman" w:hAnsi="Times New Roman" w:cs="Times New Roman"/>
          <w:sz w:val="24"/>
          <w:szCs w:val="24"/>
          <w:lang w:eastAsia="tr-TR"/>
        </w:rPr>
        <w:t xml:space="preserve">, </w:t>
      </w:r>
      <w:hyperlink r:id="rId53" w:tooltip="View all posts in Yazılım Mühendisliği" w:history="1">
        <w:r w:rsidR="00D00A62" w:rsidRPr="00D00A62">
          <w:rPr>
            <w:rFonts w:ascii="Times New Roman" w:eastAsia="Times New Roman" w:hAnsi="Times New Roman" w:cs="Times New Roman"/>
            <w:color w:val="0000FF"/>
            <w:sz w:val="24"/>
            <w:szCs w:val="24"/>
            <w:u w:val="single"/>
            <w:lang w:eastAsia="tr-TR"/>
          </w:rPr>
          <w:t>Yazılım Mühendisliği</w:t>
        </w:r>
      </w:hyperlink>
      <w:r w:rsidR="00D00A62" w:rsidRPr="00D00A62">
        <w:rPr>
          <w:rFonts w:ascii="Times New Roman" w:eastAsia="Times New Roman" w:hAnsi="Times New Roman" w:cs="Times New Roman"/>
          <w:sz w:val="24"/>
          <w:szCs w:val="24"/>
          <w:lang w:eastAsia="tr-TR"/>
        </w:rPr>
        <w:t xml:space="preserve"> | </w:t>
      </w:r>
      <w:hyperlink r:id="rId54" w:anchor="respond" w:tooltip="Comment on UML ile Sistem Analizi – 7 Sonuç" w:history="1">
        <w:r w:rsidR="00D00A62" w:rsidRPr="00D00A62">
          <w:rPr>
            <w:rFonts w:ascii="Times New Roman" w:eastAsia="Times New Roman" w:hAnsi="Times New Roman" w:cs="Times New Roman"/>
            <w:color w:val="0000FF"/>
            <w:sz w:val="24"/>
            <w:szCs w:val="24"/>
            <w:u w:val="single"/>
            <w:lang w:eastAsia="tr-TR"/>
          </w:rPr>
          <w:t>Yorum Yap</w:t>
        </w:r>
      </w:hyperlink>
      <w:r w:rsidR="00D00A62" w:rsidRPr="00D00A62">
        <w:rPr>
          <w:rFonts w:ascii="Times New Roman" w:eastAsia="Times New Roman" w:hAnsi="Times New Roman" w:cs="Times New Roman"/>
          <w:sz w:val="24"/>
          <w:szCs w:val="24"/>
          <w:lang w:eastAsia="tr-TR"/>
        </w:rPr>
        <w:t xml:space="preserve"> </w:t>
      </w:r>
    </w:p>
    <w:p w:rsidR="00D00A62" w:rsidRPr="00D00A62" w:rsidRDefault="00D00A62" w:rsidP="00D00A62">
      <w:pPr>
        <w:spacing w:before="100" w:beforeAutospacing="1" w:after="100" w:afterAutospacing="1" w:line="240" w:lineRule="auto"/>
        <w:rPr>
          <w:ins w:id="0" w:author="Unknown"/>
          <w:rFonts w:ascii="Times New Roman" w:eastAsia="Times New Roman" w:hAnsi="Times New Roman" w:cs="Times New Roman"/>
          <w:sz w:val="24"/>
          <w:szCs w:val="24"/>
          <w:lang w:eastAsia="tr-TR"/>
        </w:rPr>
      </w:pPr>
      <w:ins w:id="1" w:author="Unknown">
        <w:r w:rsidRPr="00D00A62">
          <w:rPr>
            <w:rFonts w:ascii="Times New Roman" w:eastAsia="Times New Roman" w:hAnsi="Times New Roman" w:cs="Times New Roman"/>
            <w:sz w:val="24"/>
            <w:szCs w:val="24"/>
            <w:lang w:eastAsia="tr-TR"/>
          </w:rPr>
          <w:t xml:space="preserve">UML ile Sistem Analizi Serisi: </w:t>
        </w:r>
      </w:ins>
    </w:p>
    <w:p w:rsidR="00D00A62" w:rsidRPr="00D00A62" w:rsidRDefault="00CF67F2" w:rsidP="00D00A62">
      <w:pPr>
        <w:spacing w:before="100" w:beforeAutospacing="1" w:after="100" w:afterAutospacing="1" w:line="240" w:lineRule="auto"/>
        <w:rPr>
          <w:ins w:id="2" w:author="Unknown"/>
          <w:rFonts w:ascii="Times New Roman" w:eastAsia="Times New Roman" w:hAnsi="Times New Roman" w:cs="Times New Roman"/>
          <w:sz w:val="24"/>
          <w:szCs w:val="24"/>
          <w:lang w:eastAsia="tr-TR"/>
        </w:rPr>
      </w:pPr>
      <w:ins w:id="3" w:author="Unknown">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"http://www.gelistir.org/blog/uml-ile-sistem-analizi-1"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 xml:space="preserve">UML ile Sistem Analizi 1 – </w:t>
        </w:r>
        <w:proofErr w:type="spellStart"/>
        <w:r w:rsidR="00D00A62" w:rsidRPr="00D00A62">
          <w:rPr>
            <w:rFonts w:ascii="Times New Roman" w:eastAsia="Times New Roman" w:hAnsi="Times New Roman" w:cs="Times New Roman"/>
            <w:color w:val="0000FF"/>
            <w:sz w:val="24"/>
            <w:szCs w:val="24"/>
            <w:u w:val="single"/>
            <w:lang w:eastAsia="tr-TR"/>
          </w:rPr>
          <w:t>Giris</w:t>
        </w:r>
        <w:proofErr w:type="spellEnd"/>
        <w:r w:rsidR="00D00A62" w:rsidRPr="00D00A62">
          <w:rPr>
            <w:rFonts w:ascii="Times New Roman" w:eastAsia="Times New Roman" w:hAnsi="Times New Roman" w:cs="Times New Roman"/>
            <w:color w:val="0000FF"/>
            <w:sz w:val="24"/>
            <w:szCs w:val="24"/>
            <w:u w:val="single"/>
            <w:lang w:eastAsia="tr-TR"/>
          </w:rPr>
          <w:t xml:space="preserve"> </w:t>
        </w:r>
        <w:r w:rsidRPr="00D00A62">
          <w:rPr>
            <w:rFonts w:ascii="Times New Roman" w:eastAsia="Times New Roman" w:hAnsi="Times New Roman" w:cs="Times New Roman"/>
            <w:sz w:val="24"/>
            <w:szCs w:val="24"/>
            <w:lang w:eastAsia="tr-TR"/>
          </w:rPr>
          <w:fldChar w:fldCharType="end"/>
        </w:r>
        <w:r w:rsidR="00D00A62" w:rsidRPr="00D00A62">
          <w:rPr>
            <w:rFonts w:ascii="Times New Roman" w:eastAsia="Times New Roman" w:hAnsi="Times New Roman" w:cs="Times New Roman"/>
            <w:sz w:val="24"/>
            <w:szCs w:val="24"/>
            <w:lang w:eastAsia="tr-TR"/>
          </w:rPr>
          <w:br/>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"http://www.gelistir.org/blog/uml-ile-sistem-analizi-%E2%80%93-2-gereksinimler"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 xml:space="preserve">UML ile Sistem Analizi 2 – Gereksinimler </w:t>
        </w:r>
        <w:r w:rsidRPr="00D00A62">
          <w:rPr>
            <w:rFonts w:ascii="Times New Roman" w:eastAsia="Times New Roman" w:hAnsi="Times New Roman" w:cs="Times New Roman"/>
            <w:sz w:val="24"/>
            <w:szCs w:val="24"/>
            <w:lang w:eastAsia="tr-TR"/>
          </w:rPr>
          <w:fldChar w:fldCharType="end"/>
        </w:r>
        <w:r w:rsidR="00D00A62" w:rsidRPr="00D00A62">
          <w:rPr>
            <w:rFonts w:ascii="Times New Roman" w:eastAsia="Times New Roman" w:hAnsi="Times New Roman" w:cs="Times New Roman"/>
            <w:sz w:val="24"/>
            <w:szCs w:val="24"/>
            <w:lang w:eastAsia="tr-TR"/>
          </w:rPr>
          <w:br/>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"http://www.gelistir.org/blog/uml-ile-sistem-analizi-%E2%80%93-3-use-case-modelleme"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 xml:space="preserve">UML ile Sistem Analizi 3 – </w:t>
        </w:r>
        <w:proofErr w:type="spellStart"/>
        <w:r w:rsidR="00D00A62" w:rsidRPr="00D00A62">
          <w:rPr>
            <w:rFonts w:ascii="Times New Roman" w:eastAsia="Times New Roman" w:hAnsi="Times New Roman" w:cs="Times New Roman"/>
            <w:color w:val="0000FF"/>
            <w:sz w:val="24"/>
            <w:szCs w:val="24"/>
            <w:u w:val="single"/>
            <w:lang w:eastAsia="tr-TR"/>
          </w:rPr>
          <w:t>Use</w:t>
        </w:r>
        <w:proofErr w:type="spellEnd"/>
        <w:r w:rsidR="00D00A62" w:rsidRPr="00D00A62">
          <w:rPr>
            <w:rFonts w:ascii="Times New Roman" w:eastAsia="Times New Roman" w:hAnsi="Times New Roman" w:cs="Times New Roman"/>
            <w:color w:val="0000FF"/>
            <w:sz w:val="24"/>
            <w:szCs w:val="24"/>
            <w:u w:val="single"/>
            <w:lang w:eastAsia="tr-TR"/>
          </w:rPr>
          <w:t xml:space="preserve"> </w:t>
        </w:r>
        <w:proofErr w:type="spellStart"/>
        <w:r w:rsidR="00D00A62" w:rsidRPr="00D00A62">
          <w:rPr>
            <w:rFonts w:ascii="Times New Roman" w:eastAsia="Times New Roman" w:hAnsi="Times New Roman" w:cs="Times New Roman"/>
            <w:color w:val="0000FF"/>
            <w:sz w:val="24"/>
            <w:szCs w:val="24"/>
            <w:u w:val="single"/>
            <w:lang w:eastAsia="tr-TR"/>
          </w:rPr>
          <w:t>Case</w:t>
        </w:r>
        <w:proofErr w:type="spellEnd"/>
        <w:r w:rsidR="00D00A62" w:rsidRPr="00D00A62">
          <w:rPr>
            <w:rFonts w:ascii="Times New Roman" w:eastAsia="Times New Roman" w:hAnsi="Times New Roman" w:cs="Times New Roman"/>
            <w:color w:val="0000FF"/>
            <w:sz w:val="24"/>
            <w:szCs w:val="24"/>
            <w:u w:val="single"/>
            <w:lang w:eastAsia="tr-TR"/>
          </w:rPr>
          <w:t xml:space="preserve"> Modelleme</w:t>
        </w:r>
        <w:r w:rsidRPr="00D00A62">
          <w:rPr>
            <w:rFonts w:ascii="Times New Roman" w:eastAsia="Times New Roman" w:hAnsi="Times New Roman" w:cs="Times New Roman"/>
            <w:sz w:val="24"/>
            <w:szCs w:val="24"/>
            <w:lang w:eastAsia="tr-TR"/>
          </w:rPr>
          <w:fldChar w:fldCharType="end"/>
        </w:r>
        <w:r w:rsidR="00D00A62" w:rsidRPr="00D00A62">
          <w:rPr>
            <w:rFonts w:ascii="Times New Roman" w:eastAsia="Times New Roman" w:hAnsi="Times New Roman" w:cs="Times New Roman"/>
            <w:sz w:val="24"/>
            <w:szCs w:val="24"/>
            <w:lang w:eastAsia="tr-TR"/>
          </w:rPr>
          <w:br/>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"http://www.gelistir.org/blog/uml-ile-sistem-analizi-%E2%80%93-4-ekran-prototipleri-mockup"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UML ile Sistem Analizi 4 – Ekran Prototipleri (</w:t>
        </w:r>
        <w:proofErr w:type="spellStart"/>
        <w:r w:rsidR="00D00A62" w:rsidRPr="00D00A62">
          <w:rPr>
            <w:rFonts w:ascii="Times New Roman" w:eastAsia="Times New Roman" w:hAnsi="Times New Roman" w:cs="Times New Roman"/>
            <w:color w:val="0000FF"/>
            <w:sz w:val="24"/>
            <w:szCs w:val="24"/>
            <w:u w:val="single"/>
            <w:lang w:eastAsia="tr-TR"/>
          </w:rPr>
          <w:t>Mockup</w:t>
        </w:r>
        <w:proofErr w:type="spellEnd"/>
        <w:r w:rsidR="00D00A62" w:rsidRPr="00D00A62">
          <w:rPr>
            <w:rFonts w:ascii="Times New Roman" w:eastAsia="Times New Roman" w:hAnsi="Times New Roman" w:cs="Times New Roman"/>
            <w:color w:val="0000FF"/>
            <w:sz w:val="24"/>
            <w:szCs w:val="24"/>
            <w:u w:val="single"/>
            <w:lang w:eastAsia="tr-TR"/>
          </w:rPr>
          <w:t xml:space="preserve">) </w:t>
        </w:r>
        <w:r w:rsidRPr="00D00A62">
          <w:rPr>
            <w:rFonts w:ascii="Times New Roman" w:eastAsia="Times New Roman" w:hAnsi="Times New Roman" w:cs="Times New Roman"/>
            <w:sz w:val="24"/>
            <w:szCs w:val="24"/>
            <w:lang w:eastAsia="tr-TR"/>
          </w:rPr>
          <w:fldChar w:fldCharType="end"/>
        </w:r>
        <w:r w:rsidR="00D00A62" w:rsidRPr="00D00A62">
          <w:rPr>
            <w:rFonts w:ascii="Times New Roman" w:eastAsia="Times New Roman" w:hAnsi="Times New Roman" w:cs="Times New Roman"/>
            <w:sz w:val="24"/>
            <w:szCs w:val="24"/>
            <w:lang w:eastAsia="tr-TR"/>
          </w:rPr>
          <w:br/>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"http://www.gelistir.org/blog/uml-ile-sistem-analizi-%E2%80%93-5-domain-modelleme"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UML ile Sistem Analizi 5 – Domain Modelleme</w:t>
        </w:r>
        <w:r w:rsidRPr="00D00A62">
          <w:rPr>
            <w:rFonts w:ascii="Times New Roman" w:eastAsia="Times New Roman" w:hAnsi="Times New Roman" w:cs="Times New Roman"/>
            <w:sz w:val="24"/>
            <w:szCs w:val="24"/>
            <w:lang w:eastAsia="tr-TR"/>
          </w:rPr>
          <w:fldChar w:fldCharType="end"/>
        </w:r>
        <w:r w:rsidR="00D00A62" w:rsidRPr="00D00A62">
          <w:rPr>
            <w:rFonts w:ascii="Times New Roman" w:eastAsia="Times New Roman" w:hAnsi="Times New Roman" w:cs="Times New Roman"/>
            <w:sz w:val="24"/>
            <w:szCs w:val="24"/>
            <w:lang w:eastAsia="tr-TR"/>
          </w:rPr>
          <w:br/>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"http://www.gelistir.org/blog/uml-ile-sistem-analizi-%E2%80%93-6-sequence-diyagramlari"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t xml:space="preserve">UML ile Sistem Analizi 6 – </w:t>
        </w:r>
        <w:proofErr w:type="spellStart"/>
        <w:r w:rsidR="00D00A62" w:rsidRPr="00D00A62">
          <w:rPr>
            <w:rFonts w:ascii="Times New Roman" w:eastAsia="Times New Roman" w:hAnsi="Times New Roman" w:cs="Times New Roman"/>
            <w:color w:val="0000FF"/>
            <w:sz w:val="24"/>
            <w:szCs w:val="24"/>
            <w:u w:val="single"/>
            <w:lang w:eastAsia="tr-TR"/>
          </w:rPr>
          <w:t>Sequence</w:t>
        </w:r>
        <w:proofErr w:type="spellEnd"/>
        <w:r w:rsidR="00D00A62" w:rsidRPr="00D00A62">
          <w:rPr>
            <w:rFonts w:ascii="Times New Roman" w:eastAsia="Times New Roman" w:hAnsi="Times New Roman" w:cs="Times New Roman"/>
            <w:color w:val="0000FF"/>
            <w:sz w:val="24"/>
            <w:szCs w:val="24"/>
            <w:u w:val="single"/>
            <w:lang w:eastAsia="tr-TR"/>
          </w:rPr>
          <w:t xml:space="preserve"> Diyagramlar</w:t>
        </w:r>
        <w:r w:rsidRPr="00D00A62">
          <w:rPr>
            <w:rFonts w:ascii="Times New Roman" w:eastAsia="Times New Roman" w:hAnsi="Times New Roman" w:cs="Times New Roman"/>
            <w:sz w:val="24"/>
            <w:szCs w:val="24"/>
            <w:lang w:eastAsia="tr-TR"/>
          </w:rPr>
          <w:fldChar w:fldCharType="end"/>
        </w:r>
        <w:r w:rsidRPr="00D00A62">
          <w:rPr>
            <w:rFonts w:ascii="Times New Roman" w:eastAsia="Times New Roman" w:hAnsi="Times New Roman" w:cs="Times New Roman"/>
            <w:sz w:val="24"/>
            <w:szCs w:val="24"/>
            <w:lang w:eastAsia="tr-TR"/>
          </w:rPr>
          <w:fldChar w:fldCharType="begin"/>
        </w:r>
        <w:r w:rsidR="00D00A62" w:rsidRPr="00D00A62">
          <w:rPr>
            <w:rFonts w:ascii="Times New Roman" w:eastAsia="Times New Roman" w:hAnsi="Times New Roman" w:cs="Times New Roman"/>
            <w:sz w:val="24"/>
            <w:szCs w:val="24"/>
            <w:lang w:eastAsia="tr-TR"/>
          </w:rPr>
          <w:instrText xml:space="preserve"> HYPERLINK "http://www.gelistir.org/blog/uml-ile-sistem-analizi-%E2%80%93-7-sonuc" </w:instrText>
        </w:r>
        <w:r w:rsidRPr="00D00A62">
          <w:rPr>
            <w:rFonts w:ascii="Times New Roman" w:eastAsia="Times New Roman" w:hAnsi="Times New Roman" w:cs="Times New Roman"/>
            <w:sz w:val="24"/>
            <w:szCs w:val="24"/>
            <w:lang w:eastAsia="tr-TR"/>
          </w:rPr>
          <w:fldChar w:fldCharType="separate"/>
        </w:r>
        <w:r w:rsidR="00D00A62" w:rsidRPr="00D00A62">
          <w:rPr>
            <w:rFonts w:ascii="Times New Roman" w:eastAsia="Times New Roman" w:hAnsi="Times New Roman" w:cs="Times New Roman"/>
            <w:color w:val="0000FF"/>
            <w:sz w:val="24"/>
            <w:szCs w:val="24"/>
            <w:u w:val="single"/>
            <w:lang w:eastAsia="tr-TR"/>
          </w:rPr>
          <w:br/>
          <w:t>UML ile Sistem Analizi 7 – Sonuç</w:t>
        </w:r>
        <w:r w:rsidRPr="00D00A62">
          <w:rPr>
            <w:rFonts w:ascii="Times New Roman" w:eastAsia="Times New Roman" w:hAnsi="Times New Roman" w:cs="Times New Roman"/>
            <w:sz w:val="24"/>
            <w:szCs w:val="24"/>
            <w:lang w:eastAsia="tr-TR"/>
          </w:rPr>
          <w:fldChar w:fldCharType="end"/>
        </w:r>
      </w:ins>
    </w:p>
    <w:p w:rsidR="00D00A62" w:rsidRPr="00D00A62" w:rsidRDefault="00D00A62" w:rsidP="00D00A62">
      <w:pPr>
        <w:spacing w:before="100" w:beforeAutospacing="1" w:after="100" w:afterAutospacing="1" w:line="240" w:lineRule="auto"/>
        <w:rPr>
          <w:ins w:id="4" w:author="Unknown"/>
          <w:rFonts w:ascii="Times New Roman" w:eastAsia="Times New Roman" w:hAnsi="Times New Roman" w:cs="Times New Roman"/>
          <w:sz w:val="24"/>
          <w:szCs w:val="24"/>
          <w:lang w:eastAsia="tr-TR"/>
        </w:rPr>
      </w:pPr>
      <w:ins w:id="5" w:author="Unknown">
        <w:r w:rsidRPr="00D00A62">
          <w:rPr>
            <w:rFonts w:ascii="Times New Roman" w:eastAsia="Times New Roman" w:hAnsi="Times New Roman" w:cs="Times New Roman"/>
            <w:sz w:val="24"/>
            <w:szCs w:val="24"/>
            <w:lang w:eastAsia="tr-TR"/>
          </w:rPr>
          <w:t>UML ile sistem analizi yazı serimizin sonuna gelmiş bulunuyoruz. Basit bir görev listesi uygulamasına ait gereksinimleri belirleyip sistemi analiz ettik. Hatta analiz etmekle kalmayıp, tasarımını da çıkarttık.</w:t>
        </w:r>
      </w:ins>
    </w:p>
    <w:p w:rsidR="00D00A62" w:rsidRPr="00D00A62" w:rsidRDefault="00D00A62" w:rsidP="00D00A62">
      <w:pPr>
        <w:spacing w:before="100" w:beforeAutospacing="1" w:after="100" w:afterAutospacing="1" w:line="240" w:lineRule="auto"/>
        <w:rPr>
          <w:ins w:id="6" w:author="Unknown"/>
          <w:rFonts w:ascii="Times New Roman" w:eastAsia="Times New Roman" w:hAnsi="Times New Roman" w:cs="Times New Roman"/>
          <w:sz w:val="24"/>
          <w:szCs w:val="24"/>
          <w:lang w:eastAsia="tr-TR"/>
        </w:rPr>
      </w:pPr>
      <w:ins w:id="7" w:author="Unknown">
        <w:r w:rsidRPr="00D00A62">
          <w:rPr>
            <w:rFonts w:ascii="Times New Roman" w:eastAsia="Times New Roman" w:hAnsi="Times New Roman" w:cs="Times New Roman"/>
            <w:sz w:val="24"/>
            <w:szCs w:val="24"/>
            <w:lang w:eastAsia="tr-TR"/>
          </w:rPr>
          <w:t xml:space="preserve">Projenin “ne” </w:t>
        </w:r>
        <w:proofErr w:type="spellStart"/>
        <w:r w:rsidRPr="00D00A62">
          <w:rPr>
            <w:rFonts w:ascii="Times New Roman" w:eastAsia="Times New Roman" w:hAnsi="Times New Roman" w:cs="Times New Roman"/>
            <w:sz w:val="24"/>
            <w:szCs w:val="24"/>
            <w:lang w:eastAsia="tr-TR"/>
          </w:rPr>
          <w:t>lerini</w:t>
        </w:r>
        <w:proofErr w:type="spellEnd"/>
        <w:r w:rsidRPr="00D00A62">
          <w:rPr>
            <w:rFonts w:ascii="Times New Roman" w:eastAsia="Times New Roman" w:hAnsi="Times New Roman" w:cs="Times New Roman"/>
            <w:sz w:val="24"/>
            <w:szCs w:val="24"/>
            <w:lang w:eastAsia="tr-TR"/>
          </w:rPr>
          <w:t xml:space="preserve"> ve “nasıl” </w:t>
        </w:r>
        <w:proofErr w:type="spellStart"/>
        <w:r w:rsidRPr="00D00A62">
          <w:rPr>
            <w:rFonts w:ascii="Times New Roman" w:eastAsia="Times New Roman" w:hAnsi="Times New Roman" w:cs="Times New Roman"/>
            <w:sz w:val="24"/>
            <w:szCs w:val="24"/>
            <w:lang w:eastAsia="tr-TR"/>
          </w:rPr>
          <w:t>larını</w:t>
        </w:r>
        <w:proofErr w:type="spellEnd"/>
        <w:r w:rsidRPr="00D00A62">
          <w:rPr>
            <w:rFonts w:ascii="Times New Roman" w:eastAsia="Times New Roman" w:hAnsi="Times New Roman" w:cs="Times New Roman"/>
            <w:sz w:val="24"/>
            <w:szCs w:val="24"/>
            <w:lang w:eastAsia="tr-TR"/>
          </w:rPr>
          <w:t xml:space="preserve"> belirlemiş olduk. Bundan sonraki süreç, uygulamayı geliştirmeye başlamak…</w:t>
        </w:r>
      </w:ins>
    </w:p>
    <w:p w:rsidR="00D00A62" w:rsidRPr="00D00A62" w:rsidRDefault="00D00A62" w:rsidP="00D00A62">
      <w:pPr>
        <w:spacing w:before="100" w:beforeAutospacing="1" w:after="100" w:afterAutospacing="1" w:line="240" w:lineRule="auto"/>
        <w:rPr>
          <w:ins w:id="8" w:author="Unknown"/>
          <w:rFonts w:ascii="Times New Roman" w:eastAsia="Times New Roman" w:hAnsi="Times New Roman" w:cs="Times New Roman"/>
          <w:sz w:val="24"/>
          <w:szCs w:val="24"/>
          <w:lang w:eastAsia="tr-TR"/>
        </w:rPr>
      </w:pPr>
      <w:ins w:id="9" w:author="Unknown">
        <w:r w:rsidRPr="00D00A62">
          <w:rPr>
            <w:rFonts w:ascii="Times New Roman" w:eastAsia="Times New Roman" w:hAnsi="Times New Roman" w:cs="Times New Roman"/>
            <w:sz w:val="24"/>
            <w:szCs w:val="24"/>
            <w:lang w:eastAsia="tr-TR"/>
          </w:rPr>
          <w:t xml:space="preserve">Uygulama geliştirme sürecinde ihtiyaçlar ve talepler değişebilir. Eğer uygun </w:t>
        </w:r>
        <w:proofErr w:type="gramStart"/>
        <w:r w:rsidRPr="00D00A62">
          <w:rPr>
            <w:rFonts w:ascii="Times New Roman" w:eastAsia="Times New Roman" w:hAnsi="Times New Roman" w:cs="Times New Roman"/>
            <w:sz w:val="24"/>
            <w:szCs w:val="24"/>
            <w:lang w:eastAsia="tr-TR"/>
          </w:rPr>
          <w:t>metodolojiler</w:t>
        </w:r>
        <w:proofErr w:type="gramEnd"/>
        <w:r w:rsidRPr="00D00A62">
          <w:rPr>
            <w:rFonts w:ascii="Times New Roman" w:eastAsia="Times New Roman" w:hAnsi="Times New Roman" w:cs="Times New Roman"/>
            <w:sz w:val="24"/>
            <w:szCs w:val="24"/>
            <w:lang w:eastAsia="tr-TR"/>
          </w:rPr>
          <w:t xml:space="preserve"> kullanılırsa, gereksinimlerde ya da tasarımdaki değişikliklerin kod geliştirme sürecini etkilememesi sağlanabilir.</w:t>
        </w:r>
      </w:ins>
    </w:p>
    <w:p w:rsidR="00D00A62" w:rsidRPr="00D00A62" w:rsidRDefault="00D00A62" w:rsidP="00D00A62">
      <w:pPr>
        <w:spacing w:before="100" w:beforeAutospacing="1" w:after="100" w:afterAutospacing="1" w:line="240" w:lineRule="auto"/>
        <w:rPr>
          <w:ins w:id="10" w:author="Unknown"/>
          <w:rFonts w:ascii="Times New Roman" w:eastAsia="Times New Roman" w:hAnsi="Times New Roman" w:cs="Times New Roman"/>
          <w:sz w:val="24"/>
          <w:szCs w:val="24"/>
          <w:lang w:eastAsia="tr-TR"/>
        </w:rPr>
      </w:pPr>
      <w:ins w:id="11" w:author="Unknown">
        <w:r w:rsidRPr="00D00A62">
          <w:rPr>
            <w:rFonts w:ascii="Times New Roman" w:eastAsia="Times New Roman" w:hAnsi="Times New Roman" w:cs="Times New Roman"/>
            <w:sz w:val="24"/>
            <w:szCs w:val="24"/>
            <w:lang w:eastAsia="tr-TR"/>
          </w:rPr>
          <w:t>Bizim adı geçen uygulamamız (</w:t>
        </w:r>
        <w:proofErr w:type="spellStart"/>
        <w:r w:rsidRPr="00D00A62">
          <w:rPr>
            <w:rFonts w:ascii="Times New Roman" w:eastAsia="Times New Roman" w:hAnsi="Times New Roman" w:cs="Times New Roman"/>
            <w:sz w:val="24"/>
            <w:szCs w:val="24"/>
            <w:lang w:eastAsia="tr-TR"/>
          </w:rPr>
          <w:t>yapLIST</w:t>
        </w:r>
        <w:proofErr w:type="spellEnd"/>
        <w:r w:rsidRPr="00D00A62">
          <w:rPr>
            <w:rFonts w:ascii="Times New Roman" w:eastAsia="Times New Roman" w:hAnsi="Times New Roman" w:cs="Times New Roman"/>
            <w:sz w:val="24"/>
            <w:szCs w:val="24"/>
            <w:lang w:eastAsia="tr-TR"/>
          </w:rPr>
          <w:t>) oldukça basit olduğu için böylesine kapsamlı bir analiz sürecine ihtiyaç duyulmayabilirdi. Daha “sade” bir başlangıç yapıp, geliştirmeye hızlıca geçilebilir ve gelen geribildirimlere göre proje uyarlanabilirdi.</w:t>
        </w:r>
      </w:ins>
    </w:p>
    <w:p w:rsidR="00D00A62" w:rsidRPr="00D00A62" w:rsidRDefault="00D00A62" w:rsidP="00D00A62">
      <w:pPr>
        <w:spacing w:before="100" w:beforeAutospacing="1" w:after="100" w:afterAutospacing="1" w:line="240" w:lineRule="auto"/>
        <w:rPr>
          <w:ins w:id="12" w:author="Unknown"/>
          <w:rFonts w:ascii="Times New Roman" w:eastAsia="Times New Roman" w:hAnsi="Times New Roman" w:cs="Times New Roman"/>
          <w:sz w:val="24"/>
          <w:szCs w:val="24"/>
          <w:lang w:eastAsia="tr-TR"/>
        </w:rPr>
      </w:pPr>
      <w:ins w:id="13" w:author="Unknown">
        <w:r w:rsidRPr="00D00A62">
          <w:rPr>
            <w:rFonts w:ascii="Times New Roman" w:eastAsia="Times New Roman" w:hAnsi="Times New Roman" w:cs="Times New Roman"/>
            <w:sz w:val="24"/>
            <w:szCs w:val="24"/>
            <w:lang w:eastAsia="tr-TR"/>
          </w:rPr>
          <w:t>Daha büyük ölçekli uygulamalar içinse tabii ki daha ayrıntılı bir analiz süreci gerekecektir. İş akış bilgilerinden, hemen tüm UML diyagramlarına kadar farklı birçok modelleme tekniğinden faydalanılabilir.</w:t>
        </w:r>
      </w:ins>
    </w:p>
    <w:p w:rsidR="00D00A62" w:rsidRPr="00D00A62" w:rsidRDefault="00D00A62" w:rsidP="00D00A62">
      <w:pPr>
        <w:spacing w:before="100" w:beforeAutospacing="1" w:after="100" w:afterAutospacing="1" w:line="240" w:lineRule="auto"/>
        <w:rPr>
          <w:ins w:id="14" w:author="Unknown"/>
          <w:rFonts w:ascii="Times New Roman" w:eastAsia="Times New Roman" w:hAnsi="Times New Roman" w:cs="Times New Roman"/>
          <w:sz w:val="24"/>
          <w:szCs w:val="24"/>
          <w:lang w:eastAsia="tr-TR"/>
        </w:rPr>
      </w:pPr>
      <w:ins w:id="15" w:author="Unknown">
        <w:r w:rsidRPr="00D00A62">
          <w:rPr>
            <w:rFonts w:ascii="Times New Roman" w:eastAsia="Times New Roman" w:hAnsi="Times New Roman" w:cs="Times New Roman"/>
            <w:sz w:val="24"/>
            <w:szCs w:val="24"/>
            <w:lang w:eastAsia="tr-TR"/>
          </w:rPr>
          <w:t xml:space="preserve">Sonuç olarak analiz süreci ve bu süreçte kullanılacak teknik ve teknolojiler tamamen ihtiyaçlara göre değişir. Herhangi bir </w:t>
        </w:r>
        <w:proofErr w:type="spellStart"/>
        <w:r w:rsidRPr="00D00A62">
          <w:rPr>
            <w:rFonts w:ascii="Times New Roman" w:eastAsia="Times New Roman" w:hAnsi="Times New Roman" w:cs="Times New Roman"/>
            <w:sz w:val="24"/>
            <w:szCs w:val="24"/>
            <w:lang w:eastAsia="tr-TR"/>
          </w:rPr>
          <w:t>standard</w:t>
        </w:r>
        <w:proofErr w:type="spellEnd"/>
        <w:r w:rsidRPr="00D00A62">
          <w:rPr>
            <w:rFonts w:ascii="Times New Roman" w:eastAsia="Times New Roman" w:hAnsi="Times New Roman" w:cs="Times New Roman"/>
            <w:sz w:val="24"/>
            <w:szCs w:val="24"/>
            <w:lang w:eastAsia="tr-TR"/>
          </w:rPr>
          <w:t xml:space="preserve"> tam olarak mümkün olmadığı için karar vericilerin </w:t>
        </w:r>
        <w:proofErr w:type="spellStart"/>
        <w:r w:rsidRPr="00D00A62">
          <w:rPr>
            <w:rFonts w:ascii="Times New Roman" w:eastAsia="Times New Roman" w:hAnsi="Times New Roman" w:cs="Times New Roman"/>
            <w:sz w:val="24"/>
            <w:szCs w:val="24"/>
            <w:lang w:eastAsia="tr-TR"/>
          </w:rPr>
          <w:t>insiyatifine</w:t>
        </w:r>
        <w:proofErr w:type="spellEnd"/>
        <w:r w:rsidRPr="00D00A62">
          <w:rPr>
            <w:rFonts w:ascii="Times New Roman" w:eastAsia="Times New Roman" w:hAnsi="Times New Roman" w:cs="Times New Roman"/>
            <w:sz w:val="24"/>
            <w:szCs w:val="24"/>
            <w:lang w:eastAsia="tr-TR"/>
          </w:rPr>
          <w:t xml:space="preserve"> kalmış bir konudur.</w:t>
        </w:r>
      </w:ins>
    </w:p>
    <w:p w:rsidR="00D00A62" w:rsidRPr="00D00A62" w:rsidRDefault="00D00A62" w:rsidP="00D00A62">
      <w:pPr>
        <w:spacing w:before="100" w:beforeAutospacing="1" w:after="100" w:afterAutospacing="1" w:line="240" w:lineRule="auto"/>
        <w:rPr>
          <w:ins w:id="16" w:author="Unknown"/>
          <w:rFonts w:ascii="Times New Roman" w:eastAsia="Times New Roman" w:hAnsi="Times New Roman" w:cs="Times New Roman"/>
          <w:sz w:val="24"/>
          <w:szCs w:val="24"/>
          <w:lang w:eastAsia="tr-TR"/>
        </w:rPr>
      </w:pPr>
      <w:ins w:id="17" w:author="Unknown">
        <w:r w:rsidRPr="00D00A62">
          <w:rPr>
            <w:rFonts w:ascii="Times New Roman" w:eastAsia="Times New Roman" w:hAnsi="Times New Roman" w:cs="Times New Roman"/>
            <w:sz w:val="24"/>
            <w:szCs w:val="24"/>
            <w:lang w:eastAsia="tr-TR"/>
          </w:rPr>
          <w:t>Okuyan herkese faydalı olması dileklerimizle…</w:t>
        </w:r>
      </w:ins>
    </w:p>
    <w:p w:rsidR="003402B0" w:rsidRDefault="003402B0"/>
    <w:sectPr w:rsidR="003402B0" w:rsidSect="003402B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44CF8"/>
    <w:multiLevelType w:val="multilevel"/>
    <w:tmpl w:val="0028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8127A"/>
    <w:multiLevelType w:val="multilevel"/>
    <w:tmpl w:val="13D0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E868BB"/>
    <w:multiLevelType w:val="multilevel"/>
    <w:tmpl w:val="34C8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B718FF"/>
    <w:multiLevelType w:val="multilevel"/>
    <w:tmpl w:val="5A30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8371D0"/>
    <w:multiLevelType w:val="multilevel"/>
    <w:tmpl w:val="26F8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2D630B"/>
    <w:multiLevelType w:val="multilevel"/>
    <w:tmpl w:val="DDFA4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4557E6"/>
    <w:multiLevelType w:val="multilevel"/>
    <w:tmpl w:val="9640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18643C"/>
    <w:multiLevelType w:val="multilevel"/>
    <w:tmpl w:val="2304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CE3A1C"/>
    <w:multiLevelType w:val="multilevel"/>
    <w:tmpl w:val="FD08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D01759"/>
    <w:multiLevelType w:val="multilevel"/>
    <w:tmpl w:val="E058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0"/>
  </w:num>
  <w:num w:numId="4">
    <w:abstractNumId w:val="6"/>
  </w:num>
  <w:num w:numId="5">
    <w:abstractNumId w:val="2"/>
  </w:num>
  <w:num w:numId="6">
    <w:abstractNumId w:val="1"/>
  </w:num>
  <w:num w:numId="7">
    <w:abstractNumId w:val="5"/>
  </w:num>
  <w:num w:numId="8">
    <w:abstractNumId w:val="9"/>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D00A62"/>
    <w:rsid w:val="00206DB0"/>
    <w:rsid w:val="003402B0"/>
    <w:rsid w:val="00724E8B"/>
    <w:rsid w:val="00AE0E4A"/>
    <w:rsid w:val="00CF67F2"/>
    <w:rsid w:val="00D00A6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2B0"/>
  </w:style>
  <w:style w:type="paragraph" w:styleId="Balk3">
    <w:name w:val="heading 3"/>
    <w:basedOn w:val="Normal"/>
    <w:link w:val="Balk3Char"/>
    <w:uiPriority w:val="9"/>
    <w:qFormat/>
    <w:rsid w:val="00D00A62"/>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D00A6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D00A62"/>
    <w:rPr>
      <w:color w:val="0000FF"/>
      <w:u w:val="single"/>
    </w:rPr>
  </w:style>
  <w:style w:type="character" w:styleId="Gl">
    <w:name w:val="Strong"/>
    <w:basedOn w:val="VarsaylanParagrafYazTipi"/>
    <w:uiPriority w:val="22"/>
    <w:qFormat/>
    <w:rsid w:val="00D00A62"/>
    <w:rPr>
      <w:b/>
      <w:bCs/>
    </w:rPr>
  </w:style>
  <w:style w:type="paragraph" w:styleId="BalonMetni">
    <w:name w:val="Balloon Text"/>
    <w:basedOn w:val="Normal"/>
    <w:link w:val="BalonMetniChar"/>
    <w:uiPriority w:val="99"/>
    <w:semiHidden/>
    <w:unhideWhenUsed/>
    <w:rsid w:val="00D00A6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00A62"/>
    <w:rPr>
      <w:rFonts w:ascii="Tahoma" w:hAnsi="Tahoma" w:cs="Tahoma"/>
      <w:sz w:val="16"/>
      <w:szCs w:val="16"/>
    </w:rPr>
  </w:style>
  <w:style w:type="character" w:customStyle="1" w:styleId="Balk3Char">
    <w:name w:val="Başlık 3 Char"/>
    <w:basedOn w:val="VarsaylanParagrafYazTipi"/>
    <w:link w:val="Balk3"/>
    <w:uiPriority w:val="9"/>
    <w:rsid w:val="00D00A62"/>
    <w:rPr>
      <w:rFonts w:ascii="Times New Roman" w:eastAsia="Times New Roman" w:hAnsi="Times New Roman" w:cs="Times New Roman"/>
      <w:b/>
      <w:bCs/>
      <w:sz w:val="27"/>
      <w:szCs w:val="27"/>
      <w:lang w:eastAsia="tr-TR"/>
    </w:rPr>
  </w:style>
  <w:style w:type="character" w:styleId="Vurgu">
    <w:name w:val="Emphasis"/>
    <w:basedOn w:val="VarsaylanParagrafYazTipi"/>
    <w:uiPriority w:val="20"/>
    <w:qFormat/>
    <w:rsid w:val="00D00A62"/>
    <w:rPr>
      <w:i/>
      <w:iCs/>
    </w:rPr>
  </w:style>
  <w:style w:type="character" w:customStyle="1" w:styleId="entry-date">
    <w:name w:val="entry-date"/>
    <w:basedOn w:val="VarsaylanParagrafYazTipi"/>
    <w:rsid w:val="00D00A62"/>
  </w:style>
  <w:style w:type="character" w:customStyle="1" w:styleId="meta-sep">
    <w:name w:val="meta-sep"/>
    <w:basedOn w:val="VarsaylanParagrafYazTipi"/>
    <w:rsid w:val="00D00A62"/>
  </w:style>
  <w:style w:type="character" w:customStyle="1" w:styleId="author">
    <w:name w:val="author"/>
    <w:basedOn w:val="VarsaylanParagrafYazTipi"/>
    <w:rsid w:val="00D00A62"/>
  </w:style>
</w:styles>
</file>

<file path=word/webSettings.xml><?xml version="1.0" encoding="utf-8"?>
<w:webSettings xmlns:r="http://schemas.openxmlformats.org/officeDocument/2006/relationships" xmlns:w="http://schemas.openxmlformats.org/wordprocessingml/2006/main">
  <w:divs>
    <w:div w:id="190148971">
      <w:bodyDiv w:val="1"/>
      <w:marLeft w:val="0"/>
      <w:marRight w:val="0"/>
      <w:marTop w:val="0"/>
      <w:marBottom w:val="0"/>
      <w:divBdr>
        <w:top w:val="none" w:sz="0" w:space="0" w:color="auto"/>
        <w:left w:val="none" w:sz="0" w:space="0" w:color="auto"/>
        <w:bottom w:val="none" w:sz="0" w:space="0" w:color="auto"/>
        <w:right w:val="none" w:sz="0" w:space="0" w:color="auto"/>
      </w:divBdr>
    </w:div>
    <w:div w:id="321203486">
      <w:bodyDiv w:val="1"/>
      <w:marLeft w:val="0"/>
      <w:marRight w:val="0"/>
      <w:marTop w:val="0"/>
      <w:marBottom w:val="0"/>
      <w:divBdr>
        <w:top w:val="none" w:sz="0" w:space="0" w:color="auto"/>
        <w:left w:val="none" w:sz="0" w:space="0" w:color="auto"/>
        <w:bottom w:val="none" w:sz="0" w:space="0" w:color="auto"/>
        <w:right w:val="none" w:sz="0" w:space="0" w:color="auto"/>
      </w:divBdr>
    </w:div>
    <w:div w:id="784350349">
      <w:bodyDiv w:val="1"/>
      <w:marLeft w:val="0"/>
      <w:marRight w:val="0"/>
      <w:marTop w:val="0"/>
      <w:marBottom w:val="0"/>
      <w:divBdr>
        <w:top w:val="none" w:sz="0" w:space="0" w:color="auto"/>
        <w:left w:val="none" w:sz="0" w:space="0" w:color="auto"/>
        <w:bottom w:val="none" w:sz="0" w:space="0" w:color="auto"/>
        <w:right w:val="none" w:sz="0" w:space="0" w:color="auto"/>
      </w:divBdr>
      <w:divsChild>
        <w:div w:id="380323331">
          <w:marLeft w:val="0"/>
          <w:marRight w:val="0"/>
          <w:marTop w:val="0"/>
          <w:marBottom w:val="0"/>
          <w:divBdr>
            <w:top w:val="none" w:sz="0" w:space="0" w:color="auto"/>
            <w:left w:val="none" w:sz="0" w:space="0" w:color="auto"/>
            <w:bottom w:val="none" w:sz="0" w:space="0" w:color="auto"/>
            <w:right w:val="none" w:sz="0" w:space="0" w:color="auto"/>
          </w:divBdr>
        </w:div>
        <w:div w:id="4792784">
          <w:marLeft w:val="0"/>
          <w:marRight w:val="0"/>
          <w:marTop w:val="0"/>
          <w:marBottom w:val="0"/>
          <w:divBdr>
            <w:top w:val="none" w:sz="0" w:space="0" w:color="auto"/>
            <w:left w:val="none" w:sz="0" w:space="0" w:color="auto"/>
            <w:bottom w:val="none" w:sz="0" w:space="0" w:color="auto"/>
            <w:right w:val="none" w:sz="0" w:space="0" w:color="auto"/>
          </w:divBdr>
        </w:div>
      </w:divsChild>
    </w:div>
    <w:div w:id="1085807252">
      <w:bodyDiv w:val="1"/>
      <w:marLeft w:val="0"/>
      <w:marRight w:val="0"/>
      <w:marTop w:val="0"/>
      <w:marBottom w:val="0"/>
      <w:divBdr>
        <w:top w:val="none" w:sz="0" w:space="0" w:color="auto"/>
        <w:left w:val="none" w:sz="0" w:space="0" w:color="auto"/>
        <w:bottom w:val="none" w:sz="0" w:space="0" w:color="auto"/>
        <w:right w:val="none" w:sz="0" w:space="0" w:color="auto"/>
      </w:divBdr>
    </w:div>
    <w:div w:id="1424110542">
      <w:bodyDiv w:val="1"/>
      <w:marLeft w:val="0"/>
      <w:marRight w:val="0"/>
      <w:marTop w:val="0"/>
      <w:marBottom w:val="0"/>
      <w:divBdr>
        <w:top w:val="none" w:sz="0" w:space="0" w:color="auto"/>
        <w:left w:val="none" w:sz="0" w:space="0" w:color="auto"/>
        <w:bottom w:val="none" w:sz="0" w:space="0" w:color="auto"/>
        <w:right w:val="none" w:sz="0" w:space="0" w:color="auto"/>
      </w:divBdr>
    </w:div>
    <w:div w:id="1679313631">
      <w:bodyDiv w:val="1"/>
      <w:marLeft w:val="0"/>
      <w:marRight w:val="0"/>
      <w:marTop w:val="0"/>
      <w:marBottom w:val="0"/>
      <w:divBdr>
        <w:top w:val="none" w:sz="0" w:space="0" w:color="auto"/>
        <w:left w:val="none" w:sz="0" w:space="0" w:color="auto"/>
        <w:bottom w:val="none" w:sz="0" w:space="0" w:color="auto"/>
        <w:right w:val="none" w:sz="0" w:space="0" w:color="auto"/>
      </w:divBdr>
    </w:div>
    <w:div w:id="20625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gelistir.org/wp-content/uploads/2011/01/context2.png" TargetMode="External"/><Relationship Id="rId18" Type="http://schemas.openxmlformats.org/officeDocument/2006/relationships/hyperlink" Target="http://www.gelistir.org/wp-content/uploads/2011/02/Hesap-Olustur.png" TargetMode="External"/><Relationship Id="rId26" Type="http://schemas.openxmlformats.org/officeDocument/2006/relationships/hyperlink" Target="http://www.gelistir.org/wp-content/uploads/2011/02/Gorev-Sil.png"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www.gelistir.org/wp-content/uploads/2011/02/Domainler.png" TargetMode="External"/><Relationship Id="rId42" Type="http://schemas.openxmlformats.org/officeDocument/2006/relationships/hyperlink" Target="http://www.gelistir.org/wp-content/uploads/2011/02/Login.png" TargetMode="External"/><Relationship Id="rId47" Type="http://schemas.openxmlformats.org/officeDocument/2006/relationships/image" Target="media/image18.png"/><Relationship Id="rId50" Type="http://schemas.openxmlformats.org/officeDocument/2006/relationships/hyperlink" Target="http://www.gelistir.org/blog/uml-ile-sistem-analizi-%e2%80%93-7-sonuc/" TargetMode="External"/><Relationship Id="rId55" Type="http://schemas.openxmlformats.org/officeDocument/2006/relationships/fontTable" Target="fontTable.xml"/><Relationship Id="rId7" Type="http://schemas.openxmlformats.org/officeDocument/2006/relationships/hyperlink" Target="http://www.gelistir.org/blog/uml-ile-sistem-analizi-%E2%80%93-3-use-case-modelleme" TargetMode="Externa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www.gelistir.org/wp-content/uploads/2011/02/Common1.png" TargetMode="External"/><Relationship Id="rId46" Type="http://schemas.openxmlformats.org/officeDocument/2006/relationships/hyperlink" Target="http://www.gelistir.org/wp-content/uploads/2011/02/Delete-Todo.png" TargetMode="External"/><Relationship Id="rId2" Type="http://schemas.openxmlformats.org/officeDocument/2006/relationships/styles" Target="styles.xml"/><Relationship Id="rId16" Type="http://schemas.openxmlformats.org/officeDocument/2006/relationships/hyperlink" Target="http://www.gelistir.org/wp-content/uploads/2011/02/830814c2.png" TargetMode="External"/><Relationship Id="rId20" Type="http://schemas.openxmlformats.org/officeDocument/2006/relationships/hyperlink" Target="http://www.gelistir.org/wp-content/uploads/2011/02/Giris-Yap.pn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www.gelistir.org/blog/uml-ile-sistem-analizi-%e2%80%93-7-sonuc/" TargetMode="External"/><Relationship Id="rId1" Type="http://schemas.openxmlformats.org/officeDocument/2006/relationships/numbering" Target="numbering.xml"/><Relationship Id="rId6" Type="http://schemas.openxmlformats.org/officeDocument/2006/relationships/hyperlink" Target="http://www.gelistir.org/blog/uml-ile-sistem-analizi-%E2%80%93-2-gereksinimler" TargetMode="External"/><Relationship Id="rId11" Type="http://schemas.openxmlformats.org/officeDocument/2006/relationships/hyperlink" Target="http://www.gelistir.org/blog/uml-ile-sistem-analizi-%E2%80%93-7-sonuc" TargetMode="External"/><Relationship Id="rId24" Type="http://schemas.openxmlformats.org/officeDocument/2006/relationships/hyperlink" Target="http://www.gelistir.org/wp-content/uploads/2011/02/Gorev-Listesi-e1296747822804.png" TargetMode="External"/><Relationship Id="rId32" Type="http://schemas.openxmlformats.org/officeDocument/2006/relationships/hyperlink" Target="http://www.gelistir.org/wp-content/uploads/2011/02/Site-kapici.png" TargetMode="External"/><Relationship Id="rId37" Type="http://schemas.openxmlformats.org/officeDocument/2006/relationships/image" Target="media/image13.png"/><Relationship Id="rId40" Type="http://schemas.openxmlformats.org/officeDocument/2006/relationships/hyperlink" Target="http://www.gelistir.org/wp-content/uploads/2011/02/Register.png" TargetMode="External"/><Relationship Id="rId45" Type="http://schemas.openxmlformats.org/officeDocument/2006/relationships/image" Target="media/image17.png"/><Relationship Id="rId53" Type="http://schemas.openxmlformats.org/officeDocument/2006/relationships/hyperlink" Target="http://www.gelistir.org/category/yazilim-muhendisligi/" TargetMode="External"/><Relationship Id="rId5" Type="http://schemas.openxmlformats.org/officeDocument/2006/relationships/hyperlink" Target="http://www.gelistir.org/blog/uml-ile-sistem-analizi-1" TargetMode="External"/><Relationship Id="rId15" Type="http://schemas.openxmlformats.org/officeDocument/2006/relationships/hyperlink" Target="http://en.wikipedia.org/wiki/Non-functional_requirement" TargetMode="External"/><Relationship Id="rId23" Type="http://schemas.openxmlformats.org/officeDocument/2006/relationships/image" Target="media/image6.png"/><Relationship Id="rId28" Type="http://schemas.openxmlformats.org/officeDocument/2006/relationships/hyperlink" Target="http://www.gelistir.org/wp-content/uploads/2011/02/Kategori-Olu%C5%9Ftur-e1296747868581.png" TargetMode="External"/><Relationship Id="rId36" Type="http://schemas.openxmlformats.org/officeDocument/2006/relationships/hyperlink" Target="http://www.gelistir.org/wp-content/uploads/2011/02/Domain-Model.png" TargetMode="External"/><Relationship Id="rId49" Type="http://schemas.openxmlformats.org/officeDocument/2006/relationships/image" Target="media/image19.png"/><Relationship Id="rId10" Type="http://schemas.openxmlformats.org/officeDocument/2006/relationships/hyperlink" Target="http://www.gelistir.org/blog/uml-ile-sistem-analizi-%E2%80%93-6-sequence-diyagramlari"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hyperlink" Target="http://www.gelistir.org/wp-content/uploads/2011/02/Create-Todo.png" TargetMode="External"/><Relationship Id="rId52" Type="http://schemas.openxmlformats.org/officeDocument/2006/relationships/hyperlink" Target="http://www.gelistir.org/category/uml/" TargetMode="External"/><Relationship Id="rId4" Type="http://schemas.openxmlformats.org/officeDocument/2006/relationships/webSettings" Target="webSettings.xml"/><Relationship Id="rId9" Type="http://schemas.openxmlformats.org/officeDocument/2006/relationships/hyperlink" Target="http://www.gelistir.org/blog/uml-ile-sistem-analizi-%E2%80%93-5-domain-modelleme" TargetMode="External"/><Relationship Id="rId14" Type="http://schemas.openxmlformats.org/officeDocument/2006/relationships/image" Target="media/image2.png"/><Relationship Id="rId22" Type="http://schemas.openxmlformats.org/officeDocument/2006/relationships/hyperlink" Target="http://www.gelistir.org/wp-content/uploads/2011/02/Gorev-Ekleme-e1296747891942.png" TargetMode="External"/><Relationship Id="rId27" Type="http://schemas.openxmlformats.org/officeDocument/2006/relationships/image" Target="media/image8.png"/><Relationship Id="rId30" Type="http://schemas.openxmlformats.org/officeDocument/2006/relationships/hyperlink" Target="http://www.gelistir.org/wp-content/uploads/2011/02/Daire-oda.png"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www.gelistir.org/wp-content/uploads/2011/02/Create-Category.png" TargetMode="External"/><Relationship Id="rId56" Type="http://schemas.openxmlformats.org/officeDocument/2006/relationships/theme" Target="theme/theme1.xml"/><Relationship Id="rId8" Type="http://schemas.openxmlformats.org/officeDocument/2006/relationships/hyperlink" Target="http://www.gelistir.org/blog/uml-ile-sistem-analizi-%E2%80%93-4-ekran-prototipleri-mockup" TargetMode="External"/><Relationship Id="rId51" Type="http://schemas.openxmlformats.org/officeDocument/2006/relationships/hyperlink" Target="http://www.gelistir.org/blog/author/admin/" TargetMode="External"/><Relationship Id="rId3" Type="http://schemas.openxmlformats.org/officeDocument/2006/relationships/settings" Target="setting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29</Pages>
  <Words>5738</Words>
  <Characters>32712</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Tuncay Yiğit</dc:creator>
  <cp:lastModifiedBy>Tuncay Yiğit</cp:lastModifiedBy>
  <cp:revision>2</cp:revision>
  <dcterms:created xsi:type="dcterms:W3CDTF">2011-09-18T14:08:00Z</dcterms:created>
  <dcterms:modified xsi:type="dcterms:W3CDTF">2011-09-18T18:58:00Z</dcterms:modified>
</cp:coreProperties>
</file>